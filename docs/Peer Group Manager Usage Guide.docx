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72B6" w:rsidRDefault="00A95D7C" w:rsidP="002571DE">
      <w:pPr>
        <w:pStyle w:val="Title"/>
        <w:jc w:val="center"/>
      </w:pPr>
      <w:r>
        <w:t>Peer</w:t>
      </w:r>
      <w:r w:rsidR="000E093C">
        <w:t xml:space="preserve"> </w:t>
      </w:r>
      <w:r>
        <w:t>Group</w:t>
      </w:r>
      <w:r w:rsidR="00B40797">
        <w:t xml:space="preserve"> </w:t>
      </w:r>
      <w:r>
        <w:t>Manager</w:t>
      </w:r>
      <w:r w:rsidR="00363E44">
        <w:t xml:space="preserve"> Usage Guide</w:t>
      </w:r>
    </w:p>
    <w:sdt>
      <w:sdtPr>
        <w:rPr>
          <w:rFonts w:asciiTheme="minorHAnsi" w:eastAsiaTheme="minorHAnsi" w:hAnsiTheme="minorHAnsi" w:cstheme="minorBidi"/>
          <w:b w:val="0"/>
          <w:bCs w:val="0"/>
          <w:color w:val="auto"/>
          <w:sz w:val="22"/>
          <w:szCs w:val="22"/>
          <w:lang w:eastAsia="en-US"/>
        </w:rPr>
        <w:id w:val="-1761826909"/>
        <w:docPartObj>
          <w:docPartGallery w:val="Table of Contents"/>
          <w:docPartUnique/>
        </w:docPartObj>
      </w:sdtPr>
      <w:sdtEndPr>
        <w:rPr>
          <w:noProof/>
        </w:rPr>
      </w:sdtEndPr>
      <w:sdtContent>
        <w:p w:rsidR="00A95D7C" w:rsidRDefault="00A95D7C">
          <w:pPr>
            <w:pStyle w:val="TOCHeading"/>
          </w:pPr>
          <w:r>
            <w:t>Table of Contents</w:t>
          </w:r>
        </w:p>
        <w:p w:rsidR="00A5761E" w:rsidRDefault="00A95D7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42379488" w:history="1">
            <w:r w:rsidR="00A5761E" w:rsidRPr="001D02DC">
              <w:rPr>
                <w:rStyle w:val="Hyperlink"/>
                <w:noProof/>
              </w:rPr>
              <w:t>Overview</w:t>
            </w:r>
            <w:r w:rsidR="00A5761E">
              <w:rPr>
                <w:noProof/>
                <w:webHidden/>
              </w:rPr>
              <w:tab/>
            </w:r>
            <w:r w:rsidR="00A5761E">
              <w:rPr>
                <w:noProof/>
                <w:webHidden/>
              </w:rPr>
              <w:fldChar w:fldCharType="begin"/>
            </w:r>
            <w:r w:rsidR="00A5761E">
              <w:rPr>
                <w:noProof/>
                <w:webHidden/>
              </w:rPr>
              <w:instrText xml:space="preserve"> PAGEREF _Toc342379488 \h </w:instrText>
            </w:r>
            <w:r w:rsidR="00A5761E">
              <w:rPr>
                <w:noProof/>
                <w:webHidden/>
              </w:rPr>
            </w:r>
            <w:r w:rsidR="00A5761E">
              <w:rPr>
                <w:noProof/>
                <w:webHidden/>
              </w:rPr>
              <w:fldChar w:fldCharType="separate"/>
            </w:r>
            <w:r w:rsidR="00A5761E">
              <w:rPr>
                <w:noProof/>
                <w:webHidden/>
              </w:rPr>
              <w:t>2</w:t>
            </w:r>
            <w:r w:rsidR="00A5761E">
              <w:rPr>
                <w:noProof/>
                <w:webHidden/>
              </w:rPr>
              <w:fldChar w:fldCharType="end"/>
            </w:r>
          </w:hyperlink>
        </w:p>
        <w:p w:rsidR="00A5761E" w:rsidRDefault="005628D8">
          <w:pPr>
            <w:pStyle w:val="TOC1"/>
            <w:tabs>
              <w:tab w:val="right" w:leader="dot" w:pos="9350"/>
            </w:tabs>
            <w:rPr>
              <w:rFonts w:eastAsiaTheme="minorEastAsia"/>
              <w:noProof/>
            </w:rPr>
          </w:pPr>
          <w:hyperlink w:anchor="_Toc342379489" w:history="1">
            <w:r w:rsidR="00A5761E" w:rsidRPr="001D02DC">
              <w:rPr>
                <w:rStyle w:val="Hyperlink"/>
                <w:noProof/>
              </w:rPr>
              <w:t>Setup and Installation</w:t>
            </w:r>
            <w:r w:rsidR="00A5761E">
              <w:rPr>
                <w:noProof/>
                <w:webHidden/>
              </w:rPr>
              <w:tab/>
            </w:r>
            <w:r w:rsidR="00A5761E">
              <w:rPr>
                <w:noProof/>
                <w:webHidden/>
              </w:rPr>
              <w:fldChar w:fldCharType="begin"/>
            </w:r>
            <w:r w:rsidR="00A5761E">
              <w:rPr>
                <w:noProof/>
                <w:webHidden/>
              </w:rPr>
              <w:instrText xml:space="preserve"> PAGEREF _Toc342379489 \h </w:instrText>
            </w:r>
            <w:r w:rsidR="00A5761E">
              <w:rPr>
                <w:noProof/>
                <w:webHidden/>
              </w:rPr>
            </w:r>
            <w:r w:rsidR="00A5761E">
              <w:rPr>
                <w:noProof/>
                <w:webHidden/>
              </w:rPr>
              <w:fldChar w:fldCharType="separate"/>
            </w:r>
            <w:r w:rsidR="00A5761E">
              <w:rPr>
                <w:noProof/>
                <w:webHidden/>
              </w:rPr>
              <w:t>2</w:t>
            </w:r>
            <w:r w:rsidR="00A5761E">
              <w:rPr>
                <w:noProof/>
                <w:webHidden/>
              </w:rPr>
              <w:fldChar w:fldCharType="end"/>
            </w:r>
          </w:hyperlink>
        </w:p>
        <w:p w:rsidR="00A5761E" w:rsidRDefault="005628D8">
          <w:pPr>
            <w:pStyle w:val="TOC2"/>
            <w:tabs>
              <w:tab w:val="right" w:leader="dot" w:pos="9350"/>
            </w:tabs>
            <w:rPr>
              <w:rFonts w:eastAsiaTheme="minorEastAsia"/>
              <w:noProof/>
            </w:rPr>
          </w:pPr>
          <w:hyperlink w:anchor="_Toc342379490" w:history="1">
            <w:r w:rsidR="00A5761E" w:rsidRPr="001D02DC">
              <w:rPr>
                <w:rStyle w:val="Hyperlink"/>
                <w:noProof/>
              </w:rPr>
              <w:t>Setup</w:t>
            </w:r>
            <w:r w:rsidR="00A5761E">
              <w:rPr>
                <w:noProof/>
                <w:webHidden/>
              </w:rPr>
              <w:tab/>
            </w:r>
            <w:r w:rsidR="00A5761E">
              <w:rPr>
                <w:noProof/>
                <w:webHidden/>
              </w:rPr>
              <w:fldChar w:fldCharType="begin"/>
            </w:r>
            <w:r w:rsidR="00A5761E">
              <w:rPr>
                <w:noProof/>
                <w:webHidden/>
              </w:rPr>
              <w:instrText xml:space="preserve"> PAGEREF _Toc342379490 \h </w:instrText>
            </w:r>
            <w:r w:rsidR="00A5761E">
              <w:rPr>
                <w:noProof/>
                <w:webHidden/>
              </w:rPr>
            </w:r>
            <w:r w:rsidR="00A5761E">
              <w:rPr>
                <w:noProof/>
                <w:webHidden/>
              </w:rPr>
              <w:fldChar w:fldCharType="separate"/>
            </w:r>
            <w:r w:rsidR="00A5761E">
              <w:rPr>
                <w:noProof/>
                <w:webHidden/>
              </w:rPr>
              <w:t>2</w:t>
            </w:r>
            <w:r w:rsidR="00A5761E">
              <w:rPr>
                <w:noProof/>
                <w:webHidden/>
              </w:rPr>
              <w:fldChar w:fldCharType="end"/>
            </w:r>
          </w:hyperlink>
        </w:p>
        <w:p w:rsidR="00A5761E" w:rsidRDefault="005628D8">
          <w:pPr>
            <w:pStyle w:val="TOC2"/>
            <w:tabs>
              <w:tab w:val="right" w:leader="dot" w:pos="9350"/>
            </w:tabs>
            <w:rPr>
              <w:rFonts w:eastAsiaTheme="minorEastAsia"/>
              <w:noProof/>
            </w:rPr>
          </w:pPr>
          <w:hyperlink w:anchor="_Toc342379491" w:history="1">
            <w:r w:rsidR="00A5761E" w:rsidRPr="001D02DC">
              <w:rPr>
                <w:rStyle w:val="Hyperlink"/>
                <w:noProof/>
              </w:rPr>
              <w:t>Modifying the PeerGroupManager Source</w:t>
            </w:r>
            <w:r w:rsidR="00A5761E">
              <w:rPr>
                <w:noProof/>
                <w:webHidden/>
              </w:rPr>
              <w:tab/>
            </w:r>
            <w:r w:rsidR="00A5761E">
              <w:rPr>
                <w:noProof/>
                <w:webHidden/>
              </w:rPr>
              <w:fldChar w:fldCharType="begin"/>
            </w:r>
            <w:r w:rsidR="00A5761E">
              <w:rPr>
                <w:noProof/>
                <w:webHidden/>
              </w:rPr>
              <w:instrText xml:space="preserve"> PAGEREF _Toc342379491 \h </w:instrText>
            </w:r>
            <w:r w:rsidR="00A5761E">
              <w:rPr>
                <w:noProof/>
                <w:webHidden/>
              </w:rPr>
            </w:r>
            <w:r w:rsidR="00A5761E">
              <w:rPr>
                <w:noProof/>
                <w:webHidden/>
              </w:rPr>
              <w:fldChar w:fldCharType="separate"/>
            </w:r>
            <w:r w:rsidR="00A5761E">
              <w:rPr>
                <w:noProof/>
                <w:webHidden/>
              </w:rPr>
              <w:t>3</w:t>
            </w:r>
            <w:r w:rsidR="00A5761E">
              <w:rPr>
                <w:noProof/>
                <w:webHidden/>
              </w:rPr>
              <w:fldChar w:fldCharType="end"/>
            </w:r>
          </w:hyperlink>
        </w:p>
        <w:p w:rsidR="00A5761E" w:rsidRDefault="005628D8">
          <w:pPr>
            <w:pStyle w:val="TOC3"/>
            <w:tabs>
              <w:tab w:val="right" w:leader="dot" w:pos="9350"/>
            </w:tabs>
            <w:rPr>
              <w:rFonts w:eastAsiaTheme="minorEastAsia"/>
              <w:noProof/>
            </w:rPr>
          </w:pPr>
          <w:hyperlink w:anchor="_Toc342379492" w:history="1">
            <w:r w:rsidR="00A5761E" w:rsidRPr="001D02DC">
              <w:rPr>
                <w:rStyle w:val="Hyperlink"/>
                <w:noProof/>
              </w:rPr>
              <w:t>Importing the PeerGroupManager into Eclipse</w:t>
            </w:r>
            <w:r w:rsidR="00A5761E">
              <w:rPr>
                <w:noProof/>
                <w:webHidden/>
              </w:rPr>
              <w:tab/>
            </w:r>
            <w:r w:rsidR="00A5761E">
              <w:rPr>
                <w:noProof/>
                <w:webHidden/>
              </w:rPr>
              <w:fldChar w:fldCharType="begin"/>
            </w:r>
            <w:r w:rsidR="00A5761E">
              <w:rPr>
                <w:noProof/>
                <w:webHidden/>
              </w:rPr>
              <w:instrText xml:space="preserve"> PAGEREF _Toc342379492 \h </w:instrText>
            </w:r>
            <w:r w:rsidR="00A5761E">
              <w:rPr>
                <w:noProof/>
                <w:webHidden/>
              </w:rPr>
            </w:r>
            <w:r w:rsidR="00A5761E">
              <w:rPr>
                <w:noProof/>
                <w:webHidden/>
              </w:rPr>
              <w:fldChar w:fldCharType="separate"/>
            </w:r>
            <w:r w:rsidR="00A5761E">
              <w:rPr>
                <w:noProof/>
                <w:webHidden/>
              </w:rPr>
              <w:t>3</w:t>
            </w:r>
            <w:r w:rsidR="00A5761E">
              <w:rPr>
                <w:noProof/>
                <w:webHidden/>
              </w:rPr>
              <w:fldChar w:fldCharType="end"/>
            </w:r>
          </w:hyperlink>
        </w:p>
        <w:p w:rsidR="00A5761E" w:rsidRDefault="005628D8">
          <w:pPr>
            <w:pStyle w:val="TOC3"/>
            <w:tabs>
              <w:tab w:val="right" w:leader="dot" w:pos="9350"/>
            </w:tabs>
            <w:rPr>
              <w:rFonts w:eastAsiaTheme="minorEastAsia"/>
              <w:noProof/>
            </w:rPr>
          </w:pPr>
          <w:hyperlink w:anchor="_Toc342379493" w:history="1">
            <w:r w:rsidR="00A5761E" w:rsidRPr="001D02DC">
              <w:rPr>
                <w:rStyle w:val="Hyperlink"/>
                <w:noProof/>
              </w:rPr>
              <w:t>Regenerating the PeerGroupManager JAR</w:t>
            </w:r>
            <w:r w:rsidR="00A5761E">
              <w:rPr>
                <w:noProof/>
                <w:webHidden/>
              </w:rPr>
              <w:tab/>
            </w:r>
            <w:r w:rsidR="00A5761E">
              <w:rPr>
                <w:noProof/>
                <w:webHidden/>
              </w:rPr>
              <w:fldChar w:fldCharType="begin"/>
            </w:r>
            <w:r w:rsidR="00A5761E">
              <w:rPr>
                <w:noProof/>
                <w:webHidden/>
              </w:rPr>
              <w:instrText xml:space="preserve"> PAGEREF _Toc342379493 \h </w:instrText>
            </w:r>
            <w:r w:rsidR="00A5761E">
              <w:rPr>
                <w:noProof/>
                <w:webHidden/>
              </w:rPr>
            </w:r>
            <w:r w:rsidR="00A5761E">
              <w:rPr>
                <w:noProof/>
                <w:webHidden/>
              </w:rPr>
              <w:fldChar w:fldCharType="separate"/>
            </w:r>
            <w:r w:rsidR="00A5761E">
              <w:rPr>
                <w:noProof/>
                <w:webHidden/>
              </w:rPr>
              <w:t>3</w:t>
            </w:r>
            <w:r w:rsidR="00A5761E">
              <w:rPr>
                <w:noProof/>
                <w:webHidden/>
              </w:rPr>
              <w:fldChar w:fldCharType="end"/>
            </w:r>
          </w:hyperlink>
        </w:p>
        <w:p w:rsidR="00A5761E" w:rsidRDefault="005628D8">
          <w:pPr>
            <w:pStyle w:val="TOC3"/>
            <w:tabs>
              <w:tab w:val="right" w:leader="dot" w:pos="9350"/>
            </w:tabs>
            <w:rPr>
              <w:rFonts w:eastAsiaTheme="minorEastAsia"/>
              <w:noProof/>
            </w:rPr>
          </w:pPr>
          <w:hyperlink w:anchor="_Toc342379494" w:history="1">
            <w:r w:rsidR="00A5761E" w:rsidRPr="001D02DC">
              <w:rPr>
                <w:rStyle w:val="Hyperlink"/>
                <w:noProof/>
              </w:rPr>
              <w:t>Regenerating the Javadocs</w:t>
            </w:r>
            <w:r w:rsidR="00A5761E">
              <w:rPr>
                <w:noProof/>
                <w:webHidden/>
              </w:rPr>
              <w:tab/>
            </w:r>
            <w:r w:rsidR="00A5761E">
              <w:rPr>
                <w:noProof/>
                <w:webHidden/>
              </w:rPr>
              <w:fldChar w:fldCharType="begin"/>
            </w:r>
            <w:r w:rsidR="00A5761E">
              <w:rPr>
                <w:noProof/>
                <w:webHidden/>
              </w:rPr>
              <w:instrText xml:space="preserve"> PAGEREF _Toc342379494 \h </w:instrText>
            </w:r>
            <w:r w:rsidR="00A5761E">
              <w:rPr>
                <w:noProof/>
                <w:webHidden/>
              </w:rPr>
            </w:r>
            <w:r w:rsidR="00A5761E">
              <w:rPr>
                <w:noProof/>
                <w:webHidden/>
              </w:rPr>
              <w:fldChar w:fldCharType="separate"/>
            </w:r>
            <w:r w:rsidR="00A5761E">
              <w:rPr>
                <w:noProof/>
                <w:webHidden/>
              </w:rPr>
              <w:t>3</w:t>
            </w:r>
            <w:r w:rsidR="00A5761E">
              <w:rPr>
                <w:noProof/>
                <w:webHidden/>
              </w:rPr>
              <w:fldChar w:fldCharType="end"/>
            </w:r>
          </w:hyperlink>
        </w:p>
        <w:p w:rsidR="00A5761E" w:rsidRDefault="005628D8">
          <w:pPr>
            <w:pStyle w:val="TOC2"/>
            <w:tabs>
              <w:tab w:val="right" w:leader="dot" w:pos="9350"/>
            </w:tabs>
            <w:rPr>
              <w:rFonts w:eastAsiaTheme="minorEastAsia"/>
              <w:noProof/>
            </w:rPr>
          </w:pPr>
          <w:hyperlink w:anchor="_Toc342379495" w:history="1">
            <w:r w:rsidR="00A5761E" w:rsidRPr="001D02DC">
              <w:rPr>
                <w:rStyle w:val="Hyperlink"/>
                <w:noProof/>
              </w:rPr>
              <w:t>Adding the PeerGroupManager to your Application</w:t>
            </w:r>
            <w:r w:rsidR="00A5761E">
              <w:rPr>
                <w:noProof/>
                <w:webHidden/>
              </w:rPr>
              <w:tab/>
            </w:r>
            <w:r w:rsidR="00A5761E">
              <w:rPr>
                <w:noProof/>
                <w:webHidden/>
              </w:rPr>
              <w:fldChar w:fldCharType="begin"/>
            </w:r>
            <w:r w:rsidR="00A5761E">
              <w:rPr>
                <w:noProof/>
                <w:webHidden/>
              </w:rPr>
              <w:instrText xml:space="preserve"> PAGEREF _Toc342379495 \h </w:instrText>
            </w:r>
            <w:r w:rsidR="00A5761E">
              <w:rPr>
                <w:noProof/>
                <w:webHidden/>
              </w:rPr>
            </w:r>
            <w:r w:rsidR="00A5761E">
              <w:rPr>
                <w:noProof/>
                <w:webHidden/>
              </w:rPr>
              <w:fldChar w:fldCharType="separate"/>
            </w:r>
            <w:r w:rsidR="00A5761E">
              <w:rPr>
                <w:noProof/>
                <w:webHidden/>
              </w:rPr>
              <w:t>3</w:t>
            </w:r>
            <w:r w:rsidR="00A5761E">
              <w:rPr>
                <w:noProof/>
                <w:webHidden/>
              </w:rPr>
              <w:fldChar w:fldCharType="end"/>
            </w:r>
          </w:hyperlink>
        </w:p>
        <w:p w:rsidR="00A5761E" w:rsidRDefault="005628D8">
          <w:pPr>
            <w:pStyle w:val="TOC1"/>
            <w:tabs>
              <w:tab w:val="right" w:leader="dot" w:pos="9350"/>
            </w:tabs>
            <w:rPr>
              <w:rFonts w:eastAsiaTheme="minorEastAsia"/>
              <w:noProof/>
            </w:rPr>
          </w:pPr>
          <w:hyperlink w:anchor="_Toc342379496" w:history="1">
            <w:r w:rsidR="00A5761E" w:rsidRPr="001D02DC">
              <w:rPr>
                <w:rStyle w:val="Hyperlink"/>
                <w:noProof/>
              </w:rPr>
              <w:t>APIs</w:t>
            </w:r>
            <w:r w:rsidR="00A5761E">
              <w:rPr>
                <w:noProof/>
                <w:webHidden/>
              </w:rPr>
              <w:tab/>
            </w:r>
            <w:r w:rsidR="00A5761E">
              <w:rPr>
                <w:noProof/>
                <w:webHidden/>
              </w:rPr>
              <w:fldChar w:fldCharType="begin"/>
            </w:r>
            <w:r w:rsidR="00A5761E">
              <w:rPr>
                <w:noProof/>
                <w:webHidden/>
              </w:rPr>
              <w:instrText xml:space="preserve"> PAGEREF _Toc342379496 \h </w:instrText>
            </w:r>
            <w:r w:rsidR="00A5761E">
              <w:rPr>
                <w:noProof/>
                <w:webHidden/>
              </w:rPr>
            </w:r>
            <w:r w:rsidR="00A5761E">
              <w:rPr>
                <w:noProof/>
                <w:webHidden/>
              </w:rPr>
              <w:fldChar w:fldCharType="separate"/>
            </w:r>
            <w:r w:rsidR="00A5761E">
              <w:rPr>
                <w:noProof/>
                <w:webHidden/>
              </w:rPr>
              <w:t>4</w:t>
            </w:r>
            <w:r w:rsidR="00A5761E">
              <w:rPr>
                <w:noProof/>
                <w:webHidden/>
              </w:rPr>
              <w:fldChar w:fldCharType="end"/>
            </w:r>
          </w:hyperlink>
        </w:p>
        <w:p w:rsidR="00A5761E" w:rsidRDefault="005628D8">
          <w:pPr>
            <w:pStyle w:val="TOC1"/>
            <w:tabs>
              <w:tab w:val="right" w:leader="dot" w:pos="9350"/>
            </w:tabs>
            <w:rPr>
              <w:rFonts w:eastAsiaTheme="minorEastAsia"/>
              <w:noProof/>
            </w:rPr>
          </w:pPr>
          <w:hyperlink w:anchor="_Toc342379497" w:history="1">
            <w:r w:rsidR="00A5761E" w:rsidRPr="001D02DC">
              <w:rPr>
                <w:rStyle w:val="Hyperlink"/>
                <w:noProof/>
              </w:rPr>
              <w:t>Usage</w:t>
            </w:r>
            <w:r w:rsidR="00A5761E">
              <w:rPr>
                <w:noProof/>
                <w:webHidden/>
              </w:rPr>
              <w:tab/>
            </w:r>
            <w:r w:rsidR="00A5761E">
              <w:rPr>
                <w:noProof/>
                <w:webHidden/>
              </w:rPr>
              <w:fldChar w:fldCharType="begin"/>
            </w:r>
            <w:r w:rsidR="00A5761E">
              <w:rPr>
                <w:noProof/>
                <w:webHidden/>
              </w:rPr>
              <w:instrText xml:space="preserve"> PAGEREF _Toc342379497 \h </w:instrText>
            </w:r>
            <w:r w:rsidR="00A5761E">
              <w:rPr>
                <w:noProof/>
                <w:webHidden/>
              </w:rPr>
            </w:r>
            <w:r w:rsidR="00A5761E">
              <w:rPr>
                <w:noProof/>
                <w:webHidden/>
              </w:rPr>
              <w:fldChar w:fldCharType="separate"/>
            </w:r>
            <w:r w:rsidR="00A5761E">
              <w:rPr>
                <w:noProof/>
                <w:webHidden/>
              </w:rPr>
              <w:t>4</w:t>
            </w:r>
            <w:r w:rsidR="00A5761E">
              <w:rPr>
                <w:noProof/>
                <w:webHidden/>
              </w:rPr>
              <w:fldChar w:fldCharType="end"/>
            </w:r>
          </w:hyperlink>
        </w:p>
        <w:p w:rsidR="00A5761E" w:rsidRDefault="005628D8">
          <w:pPr>
            <w:pStyle w:val="TOC2"/>
            <w:tabs>
              <w:tab w:val="right" w:leader="dot" w:pos="9350"/>
            </w:tabs>
            <w:rPr>
              <w:rFonts w:eastAsiaTheme="minorEastAsia"/>
              <w:noProof/>
            </w:rPr>
          </w:pPr>
          <w:hyperlink w:anchor="_Toc342379498" w:history="1">
            <w:r w:rsidR="00A5761E" w:rsidRPr="001D02DC">
              <w:rPr>
                <w:rStyle w:val="Hyperlink"/>
                <w:noProof/>
              </w:rPr>
              <w:t>Define the Interface</w:t>
            </w:r>
            <w:r w:rsidR="00A5761E">
              <w:rPr>
                <w:noProof/>
                <w:webHidden/>
              </w:rPr>
              <w:tab/>
            </w:r>
            <w:r w:rsidR="00A5761E">
              <w:rPr>
                <w:noProof/>
                <w:webHidden/>
              </w:rPr>
              <w:fldChar w:fldCharType="begin"/>
            </w:r>
            <w:r w:rsidR="00A5761E">
              <w:rPr>
                <w:noProof/>
                <w:webHidden/>
              </w:rPr>
              <w:instrText xml:space="preserve"> PAGEREF _Toc342379498 \h </w:instrText>
            </w:r>
            <w:r w:rsidR="00A5761E">
              <w:rPr>
                <w:noProof/>
                <w:webHidden/>
              </w:rPr>
            </w:r>
            <w:r w:rsidR="00A5761E">
              <w:rPr>
                <w:noProof/>
                <w:webHidden/>
              </w:rPr>
              <w:fldChar w:fldCharType="separate"/>
            </w:r>
            <w:r w:rsidR="00A5761E">
              <w:rPr>
                <w:noProof/>
                <w:webHidden/>
              </w:rPr>
              <w:t>4</w:t>
            </w:r>
            <w:r w:rsidR="00A5761E">
              <w:rPr>
                <w:noProof/>
                <w:webHidden/>
              </w:rPr>
              <w:fldChar w:fldCharType="end"/>
            </w:r>
          </w:hyperlink>
        </w:p>
        <w:p w:rsidR="00A5761E" w:rsidRDefault="005628D8">
          <w:pPr>
            <w:pStyle w:val="TOC2"/>
            <w:tabs>
              <w:tab w:val="right" w:leader="dot" w:pos="9350"/>
            </w:tabs>
            <w:rPr>
              <w:rFonts w:eastAsiaTheme="minorEastAsia"/>
              <w:noProof/>
            </w:rPr>
          </w:pPr>
          <w:hyperlink w:anchor="_Toc342379499" w:history="1">
            <w:r w:rsidR="00A5761E" w:rsidRPr="001D02DC">
              <w:rPr>
                <w:rStyle w:val="Hyperlink"/>
                <w:noProof/>
              </w:rPr>
              <w:t>Declare your Peer Group Manager member</w:t>
            </w:r>
            <w:r w:rsidR="00A5761E">
              <w:rPr>
                <w:noProof/>
                <w:webHidden/>
              </w:rPr>
              <w:tab/>
            </w:r>
            <w:r w:rsidR="00A5761E">
              <w:rPr>
                <w:noProof/>
                <w:webHidden/>
              </w:rPr>
              <w:fldChar w:fldCharType="begin"/>
            </w:r>
            <w:r w:rsidR="00A5761E">
              <w:rPr>
                <w:noProof/>
                <w:webHidden/>
              </w:rPr>
              <w:instrText xml:space="preserve"> PAGEREF _Toc342379499 \h </w:instrText>
            </w:r>
            <w:r w:rsidR="00A5761E">
              <w:rPr>
                <w:noProof/>
                <w:webHidden/>
              </w:rPr>
            </w:r>
            <w:r w:rsidR="00A5761E">
              <w:rPr>
                <w:noProof/>
                <w:webHidden/>
              </w:rPr>
              <w:fldChar w:fldCharType="separate"/>
            </w:r>
            <w:r w:rsidR="00A5761E">
              <w:rPr>
                <w:noProof/>
                <w:webHidden/>
              </w:rPr>
              <w:t>4</w:t>
            </w:r>
            <w:r w:rsidR="00A5761E">
              <w:rPr>
                <w:noProof/>
                <w:webHidden/>
              </w:rPr>
              <w:fldChar w:fldCharType="end"/>
            </w:r>
          </w:hyperlink>
        </w:p>
        <w:p w:rsidR="00A5761E" w:rsidRDefault="005628D8">
          <w:pPr>
            <w:pStyle w:val="TOC2"/>
            <w:tabs>
              <w:tab w:val="right" w:leader="dot" w:pos="9350"/>
            </w:tabs>
            <w:rPr>
              <w:rFonts w:eastAsiaTheme="minorEastAsia"/>
              <w:noProof/>
            </w:rPr>
          </w:pPr>
          <w:hyperlink w:anchor="_Toc342379500" w:history="1">
            <w:r w:rsidR="00A5761E" w:rsidRPr="001D02DC">
              <w:rPr>
                <w:rStyle w:val="Hyperlink"/>
                <w:noProof/>
              </w:rPr>
              <w:t>Implement the Bus Object</w:t>
            </w:r>
            <w:r w:rsidR="00A5761E">
              <w:rPr>
                <w:noProof/>
                <w:webHidden/>
              </w:rPr>
              <w:tab/>
            </w:r>
            <w:r w:rsidR="00A5761E">
              <w:rPr>
                <w:noProof/>
                <w:webHidden/>
              </w:rPr>
              <w:fldChar w:fldCharType="begin"/>
            </w:r>
            <w:r w:rsidR="00A5761E">
              <w:rPr>
                <w:noProof/>
                <w:webHidden/>
              </w:rPr>
              <w:instrText xml:space="preserve"> PAGEREF _Toc342379500 \h </w:instrText>
            </w:r>
            <w:r w:rsidR="00A5761E">
              <w:rPr>
                <w:noProof/>
                <w:webHidden/>
              </w:rPr>
            </w:r>
            <w:r w:rsidR="00A5761E">
              <w:rPr>
                <w:noProof/>
                <w:webHidden/>
              </w:rPr>
              <w:fldChar w:fldCharType="separate"/>
            </w:r>
            <w:r w:rsidR="00A5761E">
              <w:rPr>
                <w:noProof/>
                <w:webHidden/>
              </w:rPr>
              <w:t>4</w:t>
            </w:r>
            <w:r w:rsidR="00A5761E">
              <w:rPr>
                <w:noProof/>
                <w:webHidden/>
              </w:rPr>
              <w:fldChar w:fldCharType="end"/>
            </w:r>
          </w:hyperlink>
        </w:p>
        <w:p w:rsidR="00A5761E" w:rsidRDefault="005628D8">
          <w:pPr>
            <w:pStyle w:val="TOC2"/>
            <w:tabs>
              <w:tab w:val="right" w:leader="dot" w:pos="9350"/>
            </w:tabs>
            <w:rPr>
              <w:rFonts w:eastAsiaTheme="minorEastAsia"/>
              <w:noProof/>
            </w:rPr>
          </w:pPr>
          <w:hyperlink w:anchor="_Toc342379501" w:history="1">
            <w:r w:rsidR="00A5761E" w:rsidRPr="001D02DC">
              <w:rPr>
                <w:rStyle w:val="Hyperlink"/>
                <w:noProof/>
              </w:rPr>
              <w:t>Implement the Signal Handlers</w:t>
            </w:r>
            <w:r w:rsidR="00A5761E">
              <w:rPr>
                <w:noProof/>
                <w:webHidden/>
              </w:rPr>
              <w:tab/>
            </w:r>
            <w:r w:rsidR="00A5761E">
              <w:rPr>
                <w:noProof/>
                <w:webHidden/>
              </w:rPr>
              <w:fldChar w:fldCharType="begin"/>
            </w:r>
            <w:r w:rsidR="00A5761E">
              <w:rPr>
                <w:noProof/>
                <w:webHidden/>
              </w:rPr>
              <w:instrText xml:space="preserve"> PAGEREF _Toc342379501 \h </w:instrText>
            </w:r>
            <w:r w:rsidR="00A5761E">
              <w:rPr>
                <w:noProof/>
                <w:webHidden/>
              </w:rPr>
            </w:r>
            <w:r w:rsidR="00A5761E">
              <w:rPr>
                <w:noProof/>
                <w:webHidden/>
              </w:rPr>
              <w:fldChar w:fldCharType="separate"/>
            </w:r>
            <w:r w:rsidR="00A5761E">
              <w:rPr>
                <w:noProof/>
                <w:webHidden/>
              </w:rPr>
              <w:t>5</w:t>
            </w:r>
            <w:r w:rsidR="00A5761E">
              <w:rPr>
                <w:noProof/>
                <w:webHidden/>
              </w:rPr>
              <w:fldChar w:fldCharType="end"/>
            </w:r>
          </w:hyperlink>
        </w:p>
        <w:p w:rsidR="00A5761E" w:rsidRDefault="005628D8">
          <w:pPr>
            <w:pStyle w:val="TOC2"/>
            <w:tabs>
              <w:tab w:val="right" w:leader="dot" w:pos="9350"/>
            </w:tabs>
            <w:rPr>
              <w:rFonts w:eastAsiaTheme="minorEastAsia"/>
              <w:noProof/>
            </w:rPr>
          </w:pPr>
          <w:hyperlink w:anchor="_Toc342379502" w:history="1">
            <w:r w:rsidR="00A5761E" w:rsidRPr="001D02DC">
              <w:rPr>
                <w:rStyle w:val="Hyperlink"/>
                <w:noProof/>
              </w:rPr>
              <w:t>Connect to the AllJoyn Bus</w:t>
            </w:r>
            <w:r w:rsidR="00A5761E">
              <w:rPr>
                <w:noProof/>
                <w:webHidden/>
              </w:rPr>
              <w:tab/>
            </w:r>
            <w:r w:rsidR="00A5761E">
              <w:rPr>
                <w:noProof/>
                <w:webHidden/>
              </w:rPr>
              <w:fldChar w:fldCharType="begin"/>
            </w:r>
            <w:r w:rsidR="00A5761E">
              <w:rPr>
                <w:noProof/>
                <w:webHidden/>
              </w:rPr>
              <w:instrText xml:space="preserve"> PAGEREF _Toc342379502 \h </w:instrText>
            </w:r>
            <w:r w:rsidR="00A5761E">
              <w:rPr>
                <w:noProof/>
                <w:webHidden/>
              </w:rPr>
            </w:r>
            <w:r w:rsidR="00A5761E">
              <w:rPr>
                <w:noProof/>
                <w:webHidden/>
              </w:rPr>
              <w:fldChar w:fldCharType="separate"/>
            </w:r>
            <w:r w:rsidR="00A5761E">
              <w:rPr>
                <w:noProof/>
                <w:webHidden/>
              </w:rPr>
              <w:t>5</w:t>
            </w:r>
            <w:r w:rsidR="00A5761E">
              <w:rPr>
                <w:noProof/>
                <w:webHidden/>
              </w:rPr>
              <w:fldChar w:fldCharType="end"/>
            </w:r>
          </w:hyperlink>
        </w:p>
        <w:p w:rsidR="00A5761E" w:rsidRDefault="005628D8">
          <w:pPr>
            <w:pStyle w:val="TOC2"/>
            <w:tabs>
              <w:tab w:val="right" w:leader="dot" w:pos="9350"/>
            </w:tabs>
            <w:rPr>
              <w:rFonts w:eastAsiaTheme="minorEastAsia"/>
              <w:noProof/>
            </w:rPr>
          </w:pPr>
          <w:hyperlink w:anchor="_Toc342379503" w:history="1">
            <w:r w:rsidR="00A5761E" w:rsidRPr="001D02DC">
              <w:rPr>
                <w:rStyle w:val="Hyperlink"/>
                <w:noProof/>
              </w:rPr>
              <w:t>Add a PeerGroupListener (Optional)</w:t>
            </w:r>
            <w:r w:rsidR="00A5761E">
              <w:rPr>
                <w:noProof/>
                <w:webHidden/>
              </w:rPr>
              <w:tab/>
            </w:r>
            <w:r w:rsidR="00A5761E">
              <w:rPr>
                <w:noProof/>
                <w:webHidden/>
              </w:rPr>
              <w:fldChar w:fldCharType="begin"/>
            </w:r>
            <w:r w:rsidR="00A5761E">
              <w:rPr>
                <w:noProof/>
                <w:webHidden/>
              </w:rPr>
              <w:instrText xml:space="preserve"> PAGEREF _Toc342379503 \h </w:instrText>
            </w:r>
            <w:r w:rsidR="00A5761E">
              <w:rPr>
                <w:noProof/>
                <w:webHidden/>
              </w:rPr>
            </w:r>
            <w:r w:rsidR="00A5761E">
              <w:rPr>
                <w:noProof/>
                <w:webHidden/>
              </w:rPr>
              <w:fldChar w:fldCharType="separate"/>
            </w:r>
            <w:r w:rsidR="00A5761E">
              <w:rPr>
                <w:noProof/>
                <w:webHidden/>
              </w:rPr>
              <w:t>6</w:t>
            </w:r>
            <w:r w:rsidR="00A5761E">
              <w:rPr>
                <w:noProof/>
                <w:webHidden/>
              </w:rPr>
              <w:fldChar w:fldCharType="end"/>
            </w:r>
          </w:hyperlink>
        </w:p>
        <w:p w:rsidR="00A5761E" w:rsidRDefault="005628D8">
          <w:pPr>
            <w:pStyle w:val="TOC2"/>
            <w:tabs>
              <w:tab w:val="right" w:leader="dot" w:pos="9350"/>
            </w:tabs>
            <w:rPr>
              <w:rFonts w:eastAsiaTheme="minorEastAsia"/>
              <w:noProof/>
            </w:rPr>
          </w:pPr>
          <w:hyperlink w:anchor="_Toc342379504" w:history="1">
            <w:r w:rsidR="00A5761E" w:rsidRPr="001D02DC">
              <w:rPr>
                <w:rStyle w:val="Hyperlink"/>
                <w:noProof/>
              </w:rPr>
              <w:t>Registering Signal Handlers</w:t>
            </w:r>
            <w:r w:rsidR="00A5761E">
              <w:rPr>
                <w:noProof/>
                <w:webHidden/>
              </w:rPr>
              <w:tab/>
            </w:r>
            <w:r w:rsidR="00A5761E">
              <w:rPr>
                <w:noProof/>
                <w:webHidden/>
              </w:rPr>
              <w:fldChar w:fldCharType="begin"/>
            </w:r>
            <w:r w:rsidR="00A5761E">
              <w:rPr>
                <w:noProof/>
                <w:webHidden/>
              </w:rPr>
              <w:instrText xml:space="preserve"> PAGEREF _Toc342379504 \h </w:instrText>
            </w:r>
            <w:r w:rsidR="00A5761E">
              <w:rPr>
                <w:noProof/>
                <w:webHidden/>
              </w:rPr>
            </w:r>
            <w:r w:rsidR="00A5761E">
              <w:rPr>
                <w:noProof/>
                <w:webHidden/>
              </w:rPr>
              <w:fldChar w:fldCharType="separate"/>
            </w:r>
            <w:r w:rsidR="00A5761E">
              <w:rPr>
                <w:noProof/>
                <w:webHidden/>
              </w:rPr>
              <w:t>7</w:t>
            </w:r>
            <w:r w:rsidR="00A5761E">
              <w:rPr>
                <w:noProof/>
                <w:webHidden/>
              </w:rPr>
              <w:fldChar w:fldCharType="end"/>
            </w:r>
          </w:hyperlink>
        </w:p>
        <w:p w:rsidR="00A5761E" w:rsidRDefault="005628D8">
          <w:pPr>
            <w:pStyle w:val="TOC2"/>
            <w:tabs>
              <w:tab w:val="right" w:leader="dot" w:pos="9350"/>
            </w:tabs>
            <w:rPr>
              <w:rFonts w:eastAsiaTheme="minorEastAsia"/>
              <w:noProof/>
            </w:rPr>
          </w:pPr>
          <w:hyperlink w:anchor="_Toc342379505" w:history="1">
            <w:r w:rsidR="00A5761E" w:rsidRPr="001D02DC">
              <w:rPr>
                <w:rStyle w:val="Hyperlink"/>
                <w:noProof/>
              </w:rPr>
              <w:t>Creating a Group</w:t>
            </w:r>
            <w:r w:rsidR="00A5761E">
              <w:rPr>
                <w:noProof/>
                <w:webHidden/>
              </w:rPr>
              <w:tab/>
            </w:r>
            <w:r w:rsidR="00A5761E">
              <w:rPr>
                <w:noProof/>
                <w:webHidden/>
              </w:rPr>
              <w:fldChar w:fldCharType="begin"/>
            </w:r>
            <w:r w:rsidR="00A5761E">
              <w:rPr>
                <w:noProof/>
                <w:webHidden/>
              </w:rPr>
              <w:instrText xml:space="preserve"> PAGEREF _Toc342379505 \h </w:instrText>
            </w:r>
            <w:r w:rsidR="00A5761E">
              <w:rPr>
                <w:noProof/>
                <w:webHidden/>
              </w:rPr>
            </w:r>
            <w:r w:rsidR="00A5761E">
              <w:rPr>
                <w:noProof/>
                <w:webHidden/>
              </w:rPr>
              <w:fldChar w:fldCharType="separate"/>
            </w:r>
            <w:r w:rsidR="00A5761E">
              <w:rPr>
                <w:noProof/>
                <w:webHidden/>
              </w:rPr>
              <w:t>7</w:t>
            </w:r>
            <w:r w:rsidR="00A5761E">
              <w:rPr>
                <w:noProof/>
                <w:webHidden/>
              </w:rPr>
              <w:fldChar w:fldCharType="end"/>
            </w:r>
          </w:hyperlink>
        </w:p>
        <w:p w:rsidR="00A5761E" w:rsidRDefault="005628D8">
          <w:pPr>
            <w:pStyle w:val="TOC2"/>
            <w:tabs>
              <w:tab w:val="right" w:leader="dot" w:pos="9350"/>
            </w:tabs>
            <w:rPr>
              <w:rFonts w:eastAsiaTheme="minorEastAsia"/>
              <w:noProof/>
            </w:rPr>
          </w:pPr>
          <w:hyperlink w:anchor="_Toc342379506" w:history="1">
            <w:r w:rsidR="00A5761E" w:rsidRPr="001D02DC">
              <w:rPr>
                <w:rStyle w:val="Hyperlink"/>
                <w:noProof/>
              </w:rPr>
              <w:t>Destroying a Group</w:t>
            </w:r>
            <w:r w:rsidR="00A5761E">
              <w:rPr>
                <w:noProof/>
                <w:webHidden/>
              </w:rPr>
              <w:tab/>
            </w:r>
            <w:r w:rsidR="00A5761E">
              <w:rPr>
                <w:noProof/>
                <w:webHidden/>
              </w:rPr>
              <w:fldChar w:fldCharType="begin"/>
            </w:r>
            <w:r w:rsidR="00A5761E">
              <w:rPr>
                <w:noProof/>
                <w:webHidden/>
              </w:rPr>
              <w:instrText xml:space="preserve"> PAGEREF _Toc342379506 \h </w:instrText>
            </w:r>
            <w:r w:rsidR="00A5761E">
              <w:rPr>
                <w:noProof/>
                <w:webHidden/>
              </w:rPr>
            </w:r>
            <w:r w:rsidR="00A5761E">
              <w:rPr>
                <w:noProof/>
                <w:webHidden/>
              </w:rPr>
              <w:fldChar w:fldCharType="separate"/>
            </w:r>
            <w:r w:rsidR="00A5761E">
              <w:rPr>
                <w:noProof/>
                <w:webHidden/>
              </w:rPr>
              <w:t>7</w:t>
            </w:r>
            <w:r w:rsidR="00A5761E">
              <w:rPr>
                <w:noProof/>
                <w:webHidden/>
              </w:rPr>
              <w:fldChar w:fldCharType="end"/>
            </w:r>
          </w:hyperlink>
        </w:p>
        <w:p w:rsidR="00A5761E" w:rsidRDefault="005628D8">
          <w:pPr>
            <w:pStyle w:val="TOC2"/>
            <w:tabs>
              <w:tab w:val="right" w:leader="dot" w:pos="9350"/>
            </w:tabs>
            <w:rPr>
              <w:rFonts w:eastAsiaTheme="minorEastAsia"/>
              <w:noProof/>
            </w:rPr>
          </w:pPr>
          <w:hyperlink w:anchor="_Toc342379507" w:history="1">
            <w:r w:rsidR="00A5761E" w:rsidRPr="001D02DC">
              <w:rPr>
                <w:rStyle w:val="Hyperlink"/>
                <w:noProof/>
              </w:rPr>
              <w:t>Joining a Group</w:t>
            </w:r>
            <w:r w:rsidR="00A5761E">
              <w:rPr>
                <w:noProof/>
                <w:webHidden/>
              </w:rPr>
              <w:tab/>
            </w:r>
            <w:r w:rsidR="00A5761E">
              <w:rPr>
                <w:noProof/>
                <w:webHidden/>
              </w:rPr>
              <w:fldChar w:fldCharType="begin"/>
            </w:r>
            <w:r w:rsidR="00A5761E">
              <w:rPr>
                <w:noProof/>
                <w:webHidden/>
              </w:rPr>
              <w:instrText xml:space="preserve"> PAGEREF _Toc342379507 \h </w:instrText>
            </w:r>
            <w:r w:rsidR="00A5761E">
              <w:rPr>
                <w:noProof/>
                <w:webHidden/>
              </w:rPr>
            </w:r>
            <w:r w:rsidR="00A5761E">
              <w:rPr>
                <w:noProof/>
                <w:webHidden/>
              </w:rPr>
              <w:fldChar w:fldCharType="separate"/>
            </w:r>
            <w:r w:rsidR="00A5761E">
              <w:rPr>
                <w:noProof/>
                <w:webHidden/>
              </w:rPr>
              <w:t>8</w:t>
            </w:r>
            <w:r w:rsidR="00A5761E">
              <w:rPr>
                <w:noProof/>
                <w:webHidden/>
              </w:rPr>
              <w:fldChar w:fldCharType="end"/>
            </w:r>
          </w:hyperlink>
        </w:p>
        <w:p w:rsidR="00A5761E" w:rsidRDefault="005628D8">
          <w:pPr>
            <w:pStyle w:val="TOC2"/>
            <w:tabs>
              <w:tab w:val="right" w:leader="dot" w:pos="9350"/>
            </w:tabs>
            <w:rPr>
              <w:rFonts w:eastAsiaTheme="minorEastAsia"/>
              <w:noProof/>
            </w:rPr>
          </w:pPr>
          <w:hyperlink w:anchor="_Toc342379508" w:history="1">
            <w:r w:rsidR="00A5761E" w:rsidRPr="001D02DC">
              <w:rPr>
                <w:rStyle w:val="Hyperlink"/>
                <w:noProof/>
              </w:rPr>
              <w:t>Leaving a Group</w:t>
            </w:r>
            <w:r w:rsidR="00A5761E">
              <w:rPr>
                <w:noProof/>
                <w:webHidden/>
              </w:rPr>
              <w:tab/>
            </w:r>
            <w:r w:rsidR="00A5761E">
              <w:rPr>
                <w:noProof/>
                <w:webHidden/>
              </w:rPr>
              <w:fldChar w:fldCharType="begin"/>
            </w:r>
            <w:r w:rsidR="00A5761E">
              <w:rPr>
                <w:noProof/>
                <w:webHidden/>
              </w:rPr>
              <w:instrText xml:space="preserve"> PAGEREF _Toc342379508 \h </w:instrText>
            </w:r>
            <w:r w:rsidR="00A5761E">
              <w:rPr>
                <w:noProof/>
                <w:webHidden/>
              </w:rPr>
            </w:r>
            <w:r w:rsidR="00A5761E">
              <w:rPr>
                <w:noProof/>
                <w:webHidden/>
              </w:rPr>
              <w:fldChar w:fldCharType="separate"/>
            </w:r>
            <w:r w:rsidR="00A5761E">
              <w:rPr>
                <w:noProof/>
                <w:webHidden/>
              </w:rPr>
              <w:t>8</w:t>
            </w:r>
            <w:r w:rsidR="00A5761E">
              <w:rPr>
                <w:noProof/>
                <w:webHidden/>
              </w:rPr>
              <w:fldChar w:fldCharType="end"/>
            </w:r>
          </w:hyperlink>
        </w:p>
        <w:p w:rsidR="00A5761E" w:rsidRDefault="005628D8">
          <w:pPr>
            <w:pStyle w:val="TOC2"/>
            <w:tabs>
              <w:tab w:val="right" w:leader="dot" w:pos="9350"/>
            </w:tabs>
            <w:rPr>
              <w:rFonts w:eastAsiaTheme="minorEastAsia"/>
              <w:noProof/>
            </w:rPr>
          </w:pPr>
          <w:hyperlink w:anchor="_Toc342379509" w:history="1">
            <w:r w:rsidR="00A5761E" w:rsidRPr="001D02DC">
              <w:rPr>
                <w:rStyle w:val="Hyperlink"/>
                <w:noProof/>
              </w:rPr>
              <w:t>Making Remote Method Calls</w:t>
            </w:r>
            <w:r w:rsidR="00A5761E">
              <w:rPr>
                <w:noProof/>
                <w:webHidden/>
              </w:rPr>
              <w:tab/>
            </w:r>
            <w:r w:rsidR="00A5761E">
              <w:rPr>
                <w:noProof/>
                <w:webHidden/>
              </w:rPr>
              <w:fldChar w:fldCharType="begin"/>
            </w:r>
            <w:r w:rsidR="00A5761E">
              <w:rPr>
                <w:noProof/>
                <w:webHidden/>
              </w:rPr>
              <w:instrText xml:space="preserve"> PAGEREF _Toc342379509 \h </w:instrText>
            </w:r>
            <w:r w:rsidR="00A5761E">
              <w:rPr>
                <w:noProof/>
                <w:webHidden/>
              </w:rPr>
            </w:r>
            <w:r w:rsidR="00A5761E">
              <w:rPr>
                <w:noProof/>
                <w:webHidden/>
              </w:rPr>
              <w:fldChar w:fldCharType="separate"/>
            </w:r>
            <w:r w:rsidR="00A5761E">
              <w:rPr>
                <w:noProof/>
                <w:webHidden/>
              </w:rPr>
              <w:t>9</w:t>
            </w:r>
            <w:r w:rsidR="00A5761E">
              <w:rPr>
                <w:noProof/>
                <w:webHidden/>
              </w:rPr>
              <w:fldChar w:fldCharType="end"/>
            </w:r>
          </w:hyperlink>
        </w:p>
        <w:p w:rsidR="00A5761E" w:rsidRDefault="005628D8">
          <w:pPr>
            <w:pStyle w:val="TOC2"/>
            <w:tabs>
              <w:tab w:val="right" w:leader="dot" w:pos="9350"/>
            </w:tabs>
            <w:rPr>
              <w:rFonts w:eastAsiaTheme="minorEastAsia"/>
              <w:noProof/>
            </w:rPr>
          </w:pPr>
          <w:hyperlink w:anchor="_Toc342379510" w:history="1">
            <w:r w:rsidR="00A5761E" w:rsidRPr="001D02DC">
              <w:rPr>
                <w:rStyle w:val="Hyperlink"/>
                <w:noProof/>
              </w:rPr>
              <w:t>Sending Signals</w:t>
            </w:r>
            <w:r w:rsidR="00A5761E">
              <w:rPr>
                <w:noProof/>
                <w:webHidden/>
              </w:rPr>
              <w:tab/>
            </w:r>
            <w:r w:rsidR="00A5761E">
              <w:rPr>
                <w:noProof/>
                <w:webHidden/>
              </w:rPr>
              <w:fldChar w:fldCharType="begin"/>
            </w:r>
            <w:r w:rsidR="00A5761E">
              <w:rPr>
                <w:noProof/>
                <w:webHidden/>
              </w:rPr>
              <w:instrText xml:space="preserve"> PAGEREF _Toc342379510 \h </w:instrText>
            </w:r>
            <w:r w:rsidR="00A5761E">
              <w:rPr>
                <w:noProof/>
                <w:webHidden/>
              </w:rPr>
            </w:r>
            <w:r w:rsidR="00A5761E">
              <w:rPr>
                <w:noProof/>
                <w:webHidden/>
              </w:rPr>
              <w:fldChar w:fldCharType="separate"/>
            </w:r>
            <w:r w:rsidR="00A5761E">
              <w:rPr>
                <w:noProof/>
                <w:webHidden/>
              </w:rPr>
              <w:t>9</w:t>
            </w:r>
            <w:r w:rsidR="00A5761E">
              <w:rPr>
                <w:noProof/>
                <w:webHidden/>
              </w:rPr>
              <w:fldChar w:fldCharType="end"/>
            </w:r>
          </w:hyperlink>
        </w:p>
        <w:p w:rsidR="00A5761E" w:rsidRDefault="005628D8">
          <w:pPr>
            <w:pStyle w:val="TOC2"/>
            <w:tabs>
              <w:tab w:val="right" w:leader="dot" w:pos="9350"/>
            </w:tabs>
            <w:rPr>
              <w:rFonts w:eastAsiaTheme="minorEastAsia"/>
              <w:noProof/>
            </w:rPr>
          </w:pPr>
          <w:hyperlink w:anchor="_Toc342379511" w:history="1">
            <w:r w:rsidR="00A5761E" w:rsidRPr="001D02DC">
              <w:rPr>
                <w:rStyle w:val="Hyperlink"/>
                <w:noProof/>
              </w:rPr>
              <w:t>Cleaning Up</w:t>
            </w:r>
            <w:r w:rsidR="00A5761E">
              <w:rPr>
                <w:noProof/>
                <w:webHidden/>
              </w:rPr>
              <w:tab/>
            </w:r>
            <w:r w:rsidR="00A5761E">
              <w:rPr>
                <w:noProof/>
                <w:webHidden/>
              </w:rPr>
              <w:fldChar w:fldCharType="begin"/>
            </w:r>
            <w:r w:rsidR="00A5761E">
              <w:rPr>
                <w:noProof/>
                <w:webHidden/>
              </w:rPr>
              <w:instrText xml:space="preserve"> PAGEREF _Toc342379511 \h </w:instrText>
            </w:r>
            <w:r w:rsidR="00A5761E">
              <w:rPr>
                <w:noProof/>
                <w:webHidden/>
              </w:rPr>
            </w:r>
            <w:r w:rsidR="00A5761E">
              <w:rPr>
                <w:noProof/>
                <w:webHidden/>
              </w:rPr>
              <w:fldChar w:fldCharType="separate"/>
            </w:r>
            <w:r w:rsidR="00A5761E">
              <w:rPr>
                <w:noProof/>
                <w:webHidden/>
              </w:rPr>
              <w:t>10</w:t>
            </w:r>
            <w:r w:rsidR="00A5761E">
              <w:rPr>
                <w:noProof/>
                <w:webHidden/>
              </w:rPr>
              <w:fldChar w:fldCharType="end"/>
            </w:r>
          </w:hyperlink>
        </w:p>
        <w:p w:rsidR="00A5761E" w:rsidRDefault="005628D8">
          <w:pPr>
            <w:pStyle w:val="TOC2"/>
            <w:tabs>
              <w:tab w:val="right" w:leader="dot" w:pos="9350"/>
            </w:tabs>
            <w:rPr>
              <w:rFonts w:eastAsiaTheme="minorEastAsia"/>
              <w:noProof/>
            </w:rPr>
          </w:pPr>
          <w:hyperlink w:anchor="_Toc342379512" w:history="1">
            <w:r w:rsidR="00A5761E" w:rsidRPr="001D02DC">
              <w:rPr>
                <w:rStyle w:val="Hyperlink"/>
                <w:noProof/>
              </w:rPr>
              <w:t>Registering Modules</w:t>
            </w:r>
            <w:r w:rsidR="00A5761E">
              <w:rPr>
                <w:noProof/>
                <w:webHidden/>
              </w:rPr>
              <w:tab/>
            </w:r>
            <w:r w:rsidR="00A5761E">
              <w:rPr>
                <w:noProof/>
                <w:webHidden/>
              </w:rPr>
              <w:fldChar w:fldCharType="begin"/>
            </w:r>
            <w:r w:rsidR="00A5761E">
              <w:rPr>
                <w:noProof/>
                <w:webHidden/>
              </w:rPr>
              <w:instrText xml:space="preserve"> PAGEREF _Toc342379512 \h </w:instrText>
            </w:r>
            <w:r w:rsidR="00A5761E">
              <w:rPr>
                <w:noProof/>
                <w:webHidden/>
              </w:rPr>
            </w:r>
            <w:r w:rsidR="00A5761E">
              <w:rPr>
                <w:noProof/>
                <w:webHidden/>
              </w:rPr>
              <w:fldChar w:fldCharType="separate"/>
            </w:r>
            <w:r w:rsidR="00A5761E">
              <w:rPr>
                <w:noProof/>
                <w:webHidden/>
              </w:rPr>
              <w:t>10</w:t>
            </w:r>
            <w:r w:rsidR="00A5761E">
              <w:rPr>
                <w:noProof/>
                <w:webHidden/>
              </w:rPr>
              <w:fldChar w:fldCharType="end"/>
            </w:r>
          </w:hyperlink>
        </w:p>
        <w:p w:rsidR="00A5761E" w:rsidRDefault="005628D8">
          <w:pPr>
            <w:pStyle w:val="TOC1"/>
            <w:tabs>
              <w:tab w:val="right" w:leader="dot" w:pos="9350"/>
            </w:tabs>
            <w:rPr>
              <w:rFonts w:eastAsiaTheme="minorEastAsia"/>
              <w:noProof/>
            </w:rPr>
          </w:pPr>
          <w:hyperlink w:anchor="_Toc342379513" w:history="1">
            <w:r w:rsidR="00A5761E" w:rsidRPr="001D02DC">
              <w:rPr>
                <w:rStyle w:val="Hyperlink"/>
                <w:noProof/>
              </w:rPr>
              <w:t>Diagrams</w:t>
            </w:r>
            <w:r w:rsidR="00A5761E">
              <w:rPr>
                <w:noProof/>
                <w:webHidden/>
              </w:rPr>
              <w:tab/>
            </w:r>
            <w:r w:rsidR="00A5761E">
              <w:rPr>
                <w:noProof/>
                <w:webHidden/>
              </w:rPr>
              <w:fldChar w:fldCharType="begin"/>
            </w:r>
            <w:r w:rsidR="00A5761E">
              <w:rPr>
                <w:noProof/>
                <w:webHidden/>
              </w:rPr>
              <w:instrText xml:space="preserve"> PAGEREF _Toc342379513 \h </w:instrText>
            </w:r>
            <w:r w:rsidR="00A5761E">
              <w:rPr>
                <w:noProof/>
                <w:webHidden/>
              </w:rPr>
            </w:r>
            <w:r w:rsidR="00A5761E">
              <w:rPr>
                <w:noProof/>
                <w:webHidden/>
              </w:rPr>
              <w:fldChar w:fldCharType="separate"/>
            </w:r>
            <w:r w:rsidR="00A5761E">
              <w:rPr>
                <w:noProof/>
                <w:webHidden/>
              </w:rPr>
              <w:t>11</w:t>
            </w:r>
            <w:r w:rsidR="00A5761E">
              <w:rPr>
                <w:noProof/>
                <w:webHidden/>
              </w:rPr>
              <w:fldChar w:fldCharType="end"/>
            </w:r>
          </w:hyperlink>
        </w:p>
        <w:p w:rsidR="00A5761E" w:rsidRDefault="005628D8">
          <w:pPr>
            <w:pStyle w:val="TOC2"/>
            <w:tabs>
              <w:tab w:val="right" w:leader="dot" w:pos="9350"/>
            </w:tabs>
            <w:rPr>
              <w:rFonts w:eastAsiaTheme="minorEastAsia"/>
              <w:noProof/>
            </w:rPr>
          </w:pPr>
          <w:hyperlink w:anchor="_Toc342379514" w:history="1">
            <w:r w:rsidR="00A5761E" w:rsidRPr="001D02DC">
              <w:rPr>
                <w:rStyle w:val="Hyperlink"/>
                <w:noProof/>
              </w:rPr>
              <w:t>General Flow</w:t>
            </w:r>
            <w:r w:rsidR="00A5761E">
              <w:rPr>
                <w:noProof/>
                <w:webHidden/>
              </w:rPr>
              <w:tab/>
            </w:r>
            <w:r w:rsidR="00A5761E">
              <w:rPr>
                <w:noProof/>
                <w:webHidden/>
              </w:rPr>
              <w:fldChar w:fldCharType="begin"/>
            </w:r>
            <w:r w:rsidR="00A5761E">
              <w:rPr>
                <w:noProof/>
                <w:webHidden/>
              </w:rPr>
              <w:instrText xml:space="preserve"> PAGEREF _Toc342379514 \h </w:instrText>
            </w:r>
            <w:r w:rsidR="00A5761E">
              <w:rPr>
                <w:noProof/>
                <w:webHidden/>
              </w:rPr>
            </w:r>
            <w:r w:rsidR="00A5761E">
              <w:rPr>
                <w:noProof/>
                <w:webHidden/>
              </w:rPr>
              <w:fldChar w:fldCharType="separate"/>
            </w:r>
            <w:r w:rsidR="00A5761E">
              <w:rPr>
                <w:noProof/>
                <w:webHidden/>
              </w:rPr>
              <w:t>11</w:t>
            </w:r>
            <w:r w:rsidR="00A5761E">
              <w:rPr>
                <w:noProof/>
                <w:webHidden/>
              </w:rPr>
              <w:fldChar w:fldCharType="end"/>
            </w:r>
          </w:hyperlink>
        </w:p>
        <w:p w:rsidR="00A5761E" w:rsidRDefault="005628D8">
          <w:pPr>
            <w:pStyle w:val="TOC2"/>
            <w:tabs>
              <w:tab w:val="right" w:leader="dot" w:pos="9350"/>
            </w:tabs>
            <w:rPr>
              <w:rFonts w:eastAsiaTheme="minorEastAsia"/>
              <w:noProof/>
            </w:rPr>
          </w:pPr>
          <w:hyperlink w:anchor="_Toc342379515" w:history="1">
            <w:r w:rsidR="00A5761E" w:rsidRPr="001D02DC">
              <w:rPr>
                <w:rStyle w:val="Hyperlink"/>
                <w:noProof/>
              </w:rPr>
              <w:t>Advertisements</w:t>
            </w:r>
            <w:r w:rsidR="00A5761E">
              <w:rPr>
                <w:noProof/>
                <w:webHidden/>
              </w:rPr>
              <w:tab/>
            </w:r>
            <w:r w:rsidR="00A5761E">
              <w:rPr>
                <w:noProof/>
                <w:webHidden/>
              </w:rPr>
              <w:fldChar w:fldCharType="begin"/>
            </w:r>
            <w:r w:rsidR="00A5761E">
              <w:rPr>
                <w:noProof/>
                <w:webHidden/>
              </w:rPr>
              <w:instrText xml:space="preserve"> PAGEREF _Toc342379515 \h </w:instrText>
            </w:r>
            <w:r w:rsidR="00A5761E">
              <w:rPr>
                <w:noProof/>
                <w:webHidden/>
              </w:rPr>
            </w:r>
            <w:r w:rsidR="00A5761E">
              <w:rPr>
                <w:noProof/>
                <w:webHidden/>
              </w:rPr>
              <w:fldChar w:fldCharType="separate"/>
            </w:r>
            <w:r w:rsidR="00A5761E">
              <w:rPr>
                <w:noProof/>
                <w:webHidden/>
              </w:rPr>
              <w:t>12</w:t>
            </w:r>
            <w:r w:rsidR="00A5761E">
              <w:rPr>
                <w:noProof/>
                <w:webHidden/>
              </w:rPr>
              <w:fldChar w:fldCharType="end"/>
            </w:r>
          </w:hyperlink>
        </w:p>
        <w:p w:rsidR="00A5761E" w:rsidRDefault="005628D8">
          <w:pPr>
            <w:pStyle w:val="TOC1"/>
            <w:tabs>
              <w:tab w:val="right" w:leader="dot" w:pos="9350"/>
            </w:tabs>
            <w:rPr>
              <w:rFonts w:eastAsiaTheme="minorEastAsia"/>
              <w:noProof/>
            </w:rPr>
          </w:pPr>
          <w:hyperlink w:anchor="_Toc342379516" w:history="1">
            <w:r w:rsidR="00A5761E" w:rsidRPr="001D02DC">
              <w:rPr>
                <w:rStyle w:val="Hyperlink"/>
                <w:noProof/>
              </w:rPr>
              <w:t>Glossary</w:t>
            </w:r>
            <w:r w:rsidR="00A5761E">
              <w:rPr>
                <w:noProof/>
                <w:webHidden/>
              </w:rPr>
              <w:tab/>
            </w:r>
            <w:r w:rsidR="00A5761E">
              <w:rPr>
                <w:noProof/>
                <w:webHidden/>
              </w:rPr>
              <w:fldChar w:fldCharType="begin"/>
            </w:r>
            <w:r w:rsidR="00A5761E">
              <w:rPr>
                <w:noProof/>
                <w:webHidden/>
              </w:rPr>
              <w:instrText xml:space="preserve"> PAGEREF _Toc342379516 \h </w:instrText>
            </w:r>
            <w:r w:rsidR="00A5761E">
              <w:rPr>
                <w:noProof/>
                <w:webHidden/>
              </w:rPr>
            </w:r>
            <w:r w:rsidR="00A5761E">
              <w:rPr>
                <w:noProof/>
                <w:webHidden/>
              </w:rPr>
              <w:fldChar w:fldCharType="separate"/>
            </w:r>
            <w:r w:rsidR="00A5761E">
              <w:rPr>
                <w:noProof/>
                <w:webHidden/>
              </w:rPr>
              <w:t>12</w:t>
            </w:r>
            <w:r w:rsidR="00A5761E">
              <w:rPr>
                <w:noProof/>
                <w:webHidden/>
              </w:rPr>
              <w:fldChar w:fldCharType="end"/>
            </w:r>
          </w:hyperlink>
        </w:p>
        <w:p w:rsidR="00A5761E" w:rsidRDefault="005628D8">
          <w:pPr>
            <w:pStyle w:val="TOC2"/>
            <w:tabs>
              <w:tab w:val="right" w:leader="dot" w:pos="9350"/>
            </w:tabs>
            <w:rPr>
              <w:rFonts w:eastAsiaTheme="minorEastAsia"/>
              <w:noProof/>
            </w:rPr>
          </w:pPr>
          <w:hyperlink w:anchor="_Toc342379517" w:history="1">
            <w:r w:rsidR="00A5761E" w:rsidRPr="001D02DC">
              <w:rPr>
                <w:rStyle w:val="Hyperlink"/>
                <w:noProof/>
              </w:rPr>
              <w:t>Advertised Name</w:t>
            </w:r>
            <w:r w:rsidR="00A5761E">
              <w:rPr>
                <w:noProof/>
                <w:webHidden/>
              </w:rPr>
              <w:tab/>
            </w:r>
            <w:r w:rsidR="00A5761E">
              <w:rPr>
                <w:noProof/>
                <w:webHidden/>
              </w:rPr>
              <w:fldChar w:fldCharType="begin"/>
            </w:r>
            <w:r w:rsidR="00A5761E">
              <w:rPr>
                <w:noProof/>
                <w:webHidden/>
              </w:rPr>
              <w:instrText xml:space="preserve"> PAGEREF _Toc342379517 \h </w:instrText>
            </w:r>
            <w:r w:rsidR="00A5761E">
              <w:rPr>
                <w:noProof/>
                <w:webHidden/>
              </w:rPr>
            </w:r>
            <w:r w:rsidR="00A5761E">
              <w:rPr>
                <w:noProof/>
                <w:webHidden/>
              </w:rPr>
              <w:fldChar w:fldCharType="separate"/>
            </w:r>
            <w:r w:rsidR="00A5761E">
              <w:rPr>
                <w:noProof/>
                <w:webHidden/>
              </w:rPr>
              <w:t>12</w:t>
            </w:r>
            <w:r w:rsidR="00A5761E">
              <w:rPr>
                <w:noProof/>
                <w:webHidden/>
              </w:rPr>
              <w:fldChar w:fldCharType="end"/>
            </w:r>
          </w:hyperlink>
        </w:p>
        <w:p w:rsidR="00A5761E" w:rsidRDefault="005628D8">
          <w:pPr>
            <w:pStyle w:val="TOC2"/>
            <w:tabs>
              <w:tab w:val="right" w:leader="dot" w:pos="9350"/>
            </w:tabs>
            <w:rPr>
              <w:rFonts w:eastAsiaTheme="minorEastAsia"/>
              <w:noProof/>
            </w:rPr>
          </w:pPr>
          <w:hyperlink w:anchor="_Toc342379518" w:history="1">
            <w:r w:rsidR="00A5761E" w:rsidRPr="001D02DC">
              <w:rPr>
                <w:rStyle w:val="Hyperlink"/>
                <w:noProof/>
              </w:rPr>
              <w:t>Group Prefix</w:t>
            </w:r>
            <w:r w:rsidR="00A5761E">
              <w:rPr>
                <w:noProof/>
                <w:webHidden/>
              </w:rPr>
              <w:tab/>
            </w:r>
            <w:r w:rsidR="00A5761E">
              <w:rPr>
                <w:noProof/>
                <w:webHidden/>
              </w:rPr>
              <w:fldChar w:fldCharType="begin"/>
            </w:r>
            <w:r w:rsidR="00A5761E">
              <w:rPr>
                <w:noProof/>
                <w:webHidden/>
              </w:rPr>
              <w:instrText xml:space="preserve"> PAGEREF _Toc342379518 \h </w:instrText>
            </w:r>
            <w:r w:rsidR="00A5761E">
              <w:rPr>
                <w:noProof/>
                <w:webHidden/>
              </w:rPr>
            </w:r>
            <w:r w:rsidR="00A5761E">
              <w:rPr>
                <w:noProof/>
                <w:webHidden/>
              </w:rPr>
              <w:fldChar w:fldCharType="separate"/>
            </w:r>
            <w:r w:rsidR="00A5761E">
              <w:rPr>
                <w:noProof/>
                <w:webHidden/>
              </w:rPr>
              <w:t>12</w:t>
            </w:r>
            <w:r w:rsidR="00A5761E">
              <w:rPr>
                <w:noProof/>
                <w:webHidden/>
              </w:rPr>
              <w:fldChar w:fldCharType="end"/>
            </w:r>
          </w:hyperlink>
        </w:p>
        <w:p w:rsidR="00A5761E" w:rsidRDefault="005628D8">
          <w:pPr>
            <w:pStyle w:val="TOC2"/>
            <w:tabs>
              <w:tab w:val="right" w:leader="dot" w:pos="9350"/>
            </w:tabs>
            <w:rPr>
              <w:rFonts w:eastAsiaTheme="minorEastAsia"/>
              <w:noProof/>
            </w:rPr>
          </w:pPr>
          <w:hyperlink w:anchor="_Toc342379519" w:history="1">
            <w:r w:rsidR="00A5761E" w:rsidRPr="001D02DC">
              <w:rPr>
                <w:rStyle w:val="Hyperlink"/>
                <w:noProof/>
              </w:rPr>
              <w:t>Group Name</w:t>
            </w:r>
            <w:r w:rsidR="00A5761E">
              <w:rPr>
                <w:noProof/>
                <w:webHidden/>
              </w:rPr>
              <w:tab/>
            </w:r>
            <w:r w:rsidR="00A5761E">
              <w:rPr>
                <w:noProof/>
                <w:webHidden/>
              </w:rPr>
              <w:fldChar w:fldCharType="begin"/>
            </w:r>
            <w:r w:rsidR="00A5761E">
              <w:rPr>
                <w:noProof/>
                <w:webHidden/>
              </w:rPr>
              <w:instrText xml:space="preserve"> PAGEREF _Toc342379519 \h </w:instrText>
            </w:r>
            <w:r w:rsidR="00A5761E">
              <w:rPr>
                <w:noProof/>
                <w:webHidden/>
              </w:rPr>
            </w:r>
            <w:r w:rsidR="00A5761E">
              <w:rPr>
                <w:noProof/>
                <w:webHidden/>
              </w:rPr>
              <w:fldChar w:fldCharType="separate"/>
            </w:r>
            <w:r w:rsidR="00A5761E">
              <w:rPr>
                <w:noProof/>
                <w:webHidden/>
              </w:rPr>
              <w:t>13</w:t>
            </w:r>
            <w:r w:rsidR="00A5761E">
              <w:rPr>
                <w:noProof/>
                <w:webHidden/>
              </w:rPr>
              <w:fldChar w:fldCharType="end"/>
            </w:r>
          </w:hyperlink>
        </w:p>
        <w:p w:rsidR="00A5761E" w:rsidRDefault="005628D8">
          <w:pPr>
            <w:pStyle w:val="TOC2"/>
            <w:tabs>
              <w:tab w:val="right" w:leader="dot" w:pos="9350"/>
            </w:tabs>
            <w:rPr>
              <w:rFonts w:eastAsiaTheme="minorEastAsia"/>
              <w:noProof/>
            </w:rPr>
          </w:pPr>
          <w:hyperlink w:anchor="_Toc342379520" w:history="1">
            <w:r w:rsidR="00A5761E" w:rsidRPr="001D02DC">
              <w:rPr>
                <w:rStyle w:val="Hyperlink"/>
                <w:noProof/>
              </w:rPr>
              <w:t>Peer Group</w:t>
            </w:r>
            <w:r w:rsidR="00A5761E">
              <w:rPr>
                <w:noProof/>
                <w:webHidden/>
              </w:rPr>
              <w:tab/>
            </w:r>
            <w:r w:rsidR="00A5761E">
              <w:rPr>
                <w:noProof/>
                <w:webHidden/>
              </w:rPr>
              <w:fldChar w:fldCharType="begin"/>
            </w:r>
            <w:r w:rsidR="00A5761E">
              <w:rPr>
                <w:noProof/>
                <w:webHidden/>
              </w:rPr>
              <w:instrText xml:space="preserve"> PAGEREF _Toc342379520 \h </w:instrText>
            </w:r>
            <w:r w:rsidR="00A5761E">
              <w:rPr>
                <w:noProof/>
                <w:webHidden/>
              </w:rPr>
            </w:r>
            <w:r w:rsidR="00A5761E">
              <w:rPr>
                <w:noProof/>
                <w:webHidden/>
              </w:rPr>
              <w:fldChar w:fldCharType="separate"/>
            </w:r>
            <w:r w:rsidR="00A5761E">
              <w:rPr>
                <w:noProof/>
                <w:webHidden/>
              </w:rPr>
              <w:t>13</w:t>
            </w:r>
            <w:r w:rsidR="00A5761E">
              <w:rPr>
                <w:noProof/>
                <w:webHidden/>
              </w:rPr>
              <w:fldChar w:fldCharType="end"/>
            </w:r>
          </w:hyperlink>
        </w:p>
        <w:p w:rsidR="00A5761E" w:rsidRDefault="005628D8">
          <w:pPr>
            <w:pStyle w:val="TOC2"/>
            <w:tabs>
              <w:tab w:val="right" w:leader="dot" w:pos="9350"/>
            </w:tabs>
            <w:rPr>
              <w:rFonts w:eastAsiaTheme="minorEastAsia"/>
              <w:noProof/>
            </w:rPr>
          </w:pPr>
          <w:hyperlink w:anchor="_Toc342379521" w:history="1">
            <w:r w:rsidR="00A5761E" w:rsidRPr="001D02DC">
              <w:rPr>
                <w:rStyle w:val="Hyperlink"/>
                <w:noProof/>
              </w:rPr>
              <w:t>Peer Id</w:t>
            </w:r>
            <w:r w:rsidR="00A5761E">
              <w:rPr>
                <w:noProof/>
                <w:webHidden/>
              </w:rPr>
              <w:tab/>
            </w:r>
            <w:r w:rsidR="00A5761E">
              <w:rPr>
                <w:noProof/>
                <w:webHidden/>
              </w:rPr>
              <w:fldChar w:fldCharType="begin"/>
            </w:r>
            <w:r w:rsidR="00A5761E">
              <w:rPr>
                <w:noProof/>
                <w:webHidden/>
              </w:rPr>
              <w:instrText xml:space="preserve"> PAGEREF _Toc342379521 \h </w:instrText>
            </w:r>
            <w:r w:rsidR="00A5761E">
              <w:rPr>
                <w:noProof/>
                <w:webHidden/>
              </w:rPr>
            </w:r>
            <w:r w:rsidR="00A5761E">
              <w:rPr>
                <w:noProof/>
                <w:webHidden/>
              </w:rPr>
              <w:fldChar w:fldCharType="separate"/>
            </w:r>
            <w:r w:rsidR="00A5761E">
              <w:rPr>
                <w:noProof/>
                <w:webHidden/>
              </w:rPr>
              <w:t>13</w:t>
            </w:r>
            <w:r w:rsidR="00A5761E">
              <w:rPr>
                <w:noProof/>
                <w:webHidden/>
              </w:rPr>
              <w:fldChar w:fldCharType="end"/>
            </w:r>
          </w:hyperlink>
        </w:p>
        <w:p w:rsidR="001E3E2B" w:rsidRPr="001E3E2B" w:rsidRDefault="00A95D7C" w:rsidP="001E3E2B">
          <w:r>
            <w:rPr>
              <w:b/>
              <w:bCs/>
              <w:noProof/>
            </w:rPr>
            <w:fldChar w:fldCharType="end"/>
          </w:r>
        </w:p>
      </w:sdtContent>
    </w:sdt>
    <w:p w:rsidR="008D29EE" w:rsidRDefault="008D29EE" w:rsidP="00295BCA">
      <w:pPr>
        <w:spacing w:after="0"/>
      </w:pPr>
    </w:p>
    <w:p w:rsidR="00A95D7C" w:rsidRDefault="007D2514" w:rsidP="00F30F83">
      <w:pPr>
        <w:pStyle w:val="Heading1"/>
        <w:spacing w:before="0"/>
      </w:pPr>
      <w:bookmarkStart w:id="0" w:name="_Toc342379488"/>
      <w:r>
        <w:t>Overview</w:t>
      </w:r>
      <w:bookmarkEnd w:id="0"/>
    </w:p>
    <w:p w:rsidR="00FF1BEF" w:rsidRDefault="007D2514" w:rsidP="00FA1CB8">
      <w:pPr>
        <w:spacing w:after="0"/>
      </w:pPr>
      <w:r>
        <w:tab/>
        <w:t>The Peer</w:t>
      </w:r>
      <w:r w:rsidR="000E093C">
        <w:t xml:space="preserve"> </w:t>
      </w:r>
      <w:r>
        <w:t>Group Manager is a library</w:t>
      </w:r>
      <w:r w:rsidR="00AF56F3">
        <w:t xml:space="preserve"> </w:t>
      </w:r>
      <w:r>
        <w:t xml:space="preserve">that provides app developers with an easy entry point into peer-to-peer programming using </w:t>
      </w:r>
      <w:proofErr w:type="spellStart"/>
      <w:r>
        <w:t>AllJoyn</w:t>
      </w:r>
      <w:proofErr w:type="spellEnd"/>
      <w:r>
        <w:t>.</w:t>
      </w:r>
      <w:r w:rsidR="004659DC">
        <w:t xml:space="preserve"> </w:t>
      </w:r>
      <w:r w:rsidR="003D2F23">
        <w:t xml:space="preserve">A peer group is simply an </w:t>
      </w:r>
      <w:r w:rsidR="00DC6A1D">
        <w:t xml:space="preserve">established connection between peers that allows them to communicate over </w:t>
      </w:r>
      <w:proofErr w:type="spellStart"/>
      <w:r w:rsidR="00DC6A1D">
        <w:t>AllJoyn</w:t>
      </w:r>
      <w:proofErr w:type="spellEnd"/>
      <w:r w:rsidR="003D2F23">
        <w:t xml:space="preserve">. </w:t>
      </w:r>
      <w:r w:rsidR="004659DC">
        <w:t>With this library, d</w:t>
      </w:r>
      <w:r w:rsidR="00483DBA">
        <w:t xml:space="preserve">evelopers can use </w:t>
      </w:r>
      <w:proofErr w:type="spellStart"/>
      <w:r w:rsidR="00483DBA">
        <w:t>AllJoyn</w:t>
      </w:r>
      <w:proofErr w:type="spellEnd"/>
      <w:r w:rsidR="00483DBA">
        <w:t xml:space="preserve"> with minimum knowledge of </w:t>
      </w:r>
      <w:proofErr w:type="spellStart"/>
      <w:r w:rsidR="00483DBA">
        <w:t>AllJoyn</w:t>
      </w:r>
      <w:proofErr w:type="spellEnd"/>
      <w:r w:rsidR="00483DBA">
        <w:t xml:space="preserve"> concepts</w:t>
      </w:r>
      <w:r w:rsidR="00F75D46">
        <w:t xml:space="preserve"> </w:t>
      </w:r>
      <w:r w:rsidR="004659DC">
        <w:t>which is great for rapid prototyping. T</w:t>
      </w:r>
      <w:r w:rsidR="00483DBA">
        <w:t>he Peer</w:t>
      </w:r>
      <w:r w:rsidR="000E093C">
        <w:t xml:space="preserve"> </w:t>
      </w:r>
      <w:r w:rsidR="00483DBA">
        <w:t xml:space="preserve">Group Manager provides a mapping between high level </w:t>
      </w:r>
      <w:proofErr w:type="spellStart"/>
      <w:r w:rsidR="00483DBA">
        <w:t>AllJoyn</w:t>
      </w:r>
      <w:proofErr w:type="spellEnd"/>
      <w:r w:rsidR="00483DBA">
        <w:t xml:space="preserve"> concepts and underlying implementation details</w:t>
      </w:r>
      <w:r w:rsidR="00E07900">
        <w:t xml:space="preserve"> abstracting out some of the more subtle aspects that aren’t always relevant to new developers of </w:t>
      </w:r>
      <w:proofErr w:type="spellStart"/>
      <w:r w:rsidR="00E07900">
        <w:t>AllJoyn</w:t>
      </w:r>
      <w:proofErr w:type="spellEnd"/>
      <w:r w:rsidR="00483DBA">
        <w:t xml:space="preserve">. </w:t>
      </w:r>
      <w:r w:rsidR="00863D77">
        <w:t xml:space="preserve">It </w:t>
      </w:r>
      <w:r w:rsidR="00615805">
        <w:t xml:space="preserve">also </w:t>
      </w:r>
      <w:r w:rsidR="00863D77">
        <w:t xml:space="preserve">encapsulates a lot of boilerplate </w:t>
      </w:r>
      <w:proofErr w:type="spellStart"/>
      <w:r w:rsidR="00863D77">
        <w:t>AllJoyn</w:t>
      </w:r>
      <w:proofErr w:type="spellEnd"/>
      <w:r w:rsidR="00863D77">
        <w:t xml:space="preserve"> code for typical applications including setting default parameters, enforcing a naming convention for advertisements, etc.</w:t>
      </w:r>
      <w:r w:rsidR="00C10E6D">
        <w:t xml:space="preserve"> making the</w:t>
      </w:r>
      <w:r w:rsidR="00A626FF">
        <w:t xml:space="preserve"> </w:t>
      </w:r>
      <w:r w:rsidR="00E3484C">
        <w:t>code simpler and cleaner</w:t>
      </w:r>
      <w:r w:rsidR="00340E4E">
        <w:t xml:space="preserve">. </w:t>
      </w:r>
      <w:r w:rsidR="00863D77">
        <w:t xml:space="preserve">This component only covers common use cases for typical </w:t>
      </w:r>
      <w:proofErr w:type="spellStart"/>
      <w:r w:rsidR="00863D77">
        <w:t>AllJoyn</w:t>
      </w:r>
      <w:proofErr w:type="spellEnd"/>
      <w:r w:rsidR="00863D77">
        <w:t xml:space="preserve"> applications so if your project is advanced in nature, then this component might not be right for you.</w:t>
      </w:r>
    </w:p>
    <w:p w:rsidR="00FF1BEF" w:rsidRDefault="00FF1BEF" w:rsidP="00FF1BEF">
      <w:pPr>
        <w:pStyle w:val="Heading1"/>
      </w:pPr>
      <w:bookmarkStart w:id="1" w:name="_Toc342379489"/>
      <w:r>
        <w:t>Setup and Installation</w:t>
      </w:r>
      <w:bookmarkEnd w:id="1"/>
    </w:p>
    <w:p w:rsidR="008F2D56" w:rsidRDefault="008F2D56" w:rsidP="008F2D56">
      <w:pPr>
        <w:pStyle w:val="Heading2"/>
      </w:pPr>
      <w:bookmarkStart w:id="2" w:name="_Toc342379490"/>
      <w:r>
        <w:t>Setup</w:t>
      </w:r>
      <w:bookmarkEnd w:id="2"/>
    </w:p>
    <w:p w:rsidR="004D43C3" w:rsidRDefault="004D43C3" w:rsidP="004D43C3">
      <w:pPr>
        <w:spacing w:after="0"/>
      </w:pPr>
      <w:r>
        <w:t>Dow</w:t>
      </w:r>
      <w:r w:rsidR="00B9652C">
        <w:t>n</w:t>
      </w:r>
      <w:r>
        <w:t>load and Install:</w:t>
      </w:r>
    </w:p>
    <w:p w:rsidR="004D43C3" w:rsidRDefault="004D43C3" w:rsidP="004D43C3">
      <w:pPr>
        <w:pStyle w:val="ListParagraph"/>
        <w:numPr>
          <w:ilvl w:val="0"/>
          <w:numId w:val="8"/>
        </w:numPr>
      </w:pPr>
      <w:r>
        <w:t>Eclipse</w:t>
      </w:r>
    </w:p>
    <w:p w:rsidR="004D43C3" w:rsidRDefault="004D43C3" w:rsidP="004D43C3">
      <w:pPr>
        <w:pStyle w:val="ListParagraph"/>
        <w:numPr>
          <w:ilvl w:val="0"/>
          <w:numId w:val="8"/>
        </w:numPr>
      </w:pPr>
      <w:r>
        <w:t>ADT Plugin for Eclipse</w:t>
      </w:r>
    </w:p>
    <w:p w:rsidR="004D43C3" w:rsidRDefault="004D43C3" w:rsidP="004D43C3">
      <w:pPr>
        <w:pStyle w:val="ListParagraph"/>
        <w:numPr>
          <w:ilvl w:val="0"/>
          <w:numId w:val="8"/>
        </w:numPr>
      </w:pPr>
      <w:r>
        <w:t>Android SDK</w:t>
      </w:r>
    </w:p>
    <w:p w:rsidR="003C0A79" w:rsidRDefault="003C0A79" w:rsidP="003C0A79">
      <w:pPr>
        <w:pStyle w:val="ListParagraph"/>
        <w:numPr>
          <w:ilvl w:val="1"/>
          <w:numId w:val="8"/>
        </w:numPr>
      </w:pPr>
      <w:r>
        <w:t>API Level 8+ (Android 2.2</w:t>
      </w:r>
      <w:r w:rsidR="009D0F6A">
        <w:t>+</w:t>
      </w:r>
      <w:r>
        <w:t>)</w:t>
      </w:r>
    </w:p>
    <w:p w:rsidR="004D43C3" w:rsidRDefault="004D43C3" w:rsidP="004D43C3">
      <w:pPr>
        <w:pStyle w:val="ListParagraph"/>
        <w:numPr>
          <w:ilvl w:val="0"/>
          <w:numId w:val="8"/>
        </w:numPr>
      </w:pPr>
      <w:proofErr w:type="spellStart"/>
      <w:r>
        <w:t>AllJoyn</w:t>
      </w:r>
      <w:proofErr w:type="spellEnd"/>
      <w:r>
        <w:t xml:space="preserve"> </w:t>
      </w:r>
      <w:r w:rsidR="0032446B">
        <w:t xml:space="preserve">Android </w:t>
      </w:r>
      <w:r>
        <w:t>SDK</w:t>
      </w:r>
    </w:p>
    <w:p w:rsidR="00E12B96" w:rsidRDefault="00336D94" w:rsidP="00E12B96">
      <w:pPr>
        <w:pStyle w:val="ListParagraph"/>
        <w:numPr>
          <w:ilvl w:val="1"/>
          <w:numId w:val="8"/>
        </w:numPr>
      </w:pPr>
      <w:r>
        <w:t>R</w:t>
      </w:r>
      <w:r w:rsidR="00E12B96">
        <w:t>elease 2.3.3 or higher</w:t>
      </w:r>
    </w:p>
    <w:p w:rsidR="005F6B5A" w:rsidRDefault="005F6B5A" w:rsidP="004D43C3">
      <w:pPr>
        <w:pStyle w:val="ListParagraph"/>
        <w:numPr>
          <w:ilvl w:val="0"/>
          <w:numId w:val="8"/>
        </w:numPr>
      </w:pPr>
      <w:r>
        <w:t xml:space="preserve">Java JDK </w:t>
      </w:r>
    </w:p>
    <w:p w:rsidR="005A6C73" w:rsidRDefault="005A6C73" w:rsidP="005A6C73">
      <w:pPr>
        <w:pStyle w:val="ListParagraph"/>
        <w:numPr>
          <w:ilvl w:val="1"/>
          <w:numId w:val="8"/>
        </w:numPr>
      </w:pPr>
      <w:r>
        <w:t>Version 1.6</w:t>
      </w:r>
    </w:p>
    <w:p w:rsidR="005F6B5A" w:rsidRDefault="005F6B5A" w:rsidP="005F6B5A">
      <w:pPr>
        <w:pStyle w:val="ListParagraph"/>
        <w:numPr>
          <w:ilvl w:val="1"/>
          <w:numId w:val="8"/>
        </w:numPr>
      </w:pPr>
      <w:r>
        <w:t>Th</w:t>
      </w:r>
      <w:r w:rsidR="00F2799B">
        <w:t xml:space="preserve">is is used to generate the </w:t>
      </w:r>
      <w:proofErr w:type="spellStart"/>
      <w:r w:rsidR="00F2799B">
        <w:t>Javad</w:t>
      </w:r>
      <w:r>
        <w:t>ocs</w:t>
      </w:r>
      <w:proofErr w:type="spellEnd"/>
    </w:p>
    <w:p w:rsidR="00B9652C" w:rsidRDefault="00B9652C" w:rsidP="00B9652C">
      <w:r>
        <w:t xml:space="preserve">Instructions can be found on </w:t>
      </w:r>
      <w:hyperlink r:id="rId7" w:history="1">
        <w:r w:rsidRPr="005122B4">
          <w:rPr>
            <w:rStyle w:val="Hyperlink"/>
          </w:rPr>
          <w:t>https://www.alljoyn.org/docs-and-downloads</w:t>
        </w:r>
      </w:hyperlink>
    </w:p>
    <w:p w:rsidR="001644CC" w:rsidRDefault="001644CC" w:rsidP="00B9652C">
      <w:pPr>
        <w:pStyle w:val="Heading2"/>
      </w:pPr>
      <w:bookmarkStart w:id="3" w:name="_Toc342379491"/>
      <w:r>
        <w:lastRenderedPageBreak/>
        <w:t xml:space="preserve">Modifying the </w:t>
      </w:r>
      <w:proofErr w:type="spellStart"/>
      <w:r>
        <w:t>PeerGroupManager</w:t>
      </w:r>
      <w:proofErr w:type="spellEnd"/>
      <w:r>
        <w:t xml:space="preserve"> Source</w:t>
      </w:r>
      <w:bookmarkEnd w:id="3"/>
    </w:p>
    <w:p w:rsidR="00B9652C" w:rsidRDefault="00B9652C" w:rsidP="001644CC">
      <w:pPr>
        <w:pStyle w:val="Heading3"/>
      </w:pPr>
      <w:bookmarkStart w:id="4" w:name="_Toc342379492"/>
      <w:r>
        <w:t xml:space="preserve">Importing the </w:t>
      </w:r>
      <w:proofErr w:type="spellStart"/>
      <w:r>
        <w:t>PeerGroupManager</w:t>
      </w:r>
      <w:proofErr w:type="spellEnd"/>
      <w:r>
        <w:t xml:space="preserve"> into Eclipse</w:t>
      </w:r>
      <w:bookmarkEnd w:id="4"/>
    </w:p>
    <w:p w:rsidR="00B9652C" w:rsidDel="005628D8" w:rsidRDefault="00B43168" w:rsidP="00B9652C">
      <w:pPr>
        <w:pStyle w:val="ListParagraph"/>
        <w:numPr>
          <w:ilvl w:val="0"/>
          <w:numId w:val="9"/>
        </w:numPr>
        <w:rPr>
          <w:del w:id="5" w:author="David Diplock" w:date="2013-01-02T16:13:00Z"/>
        </w:rPr>
      </w:pPr>
      <w:del w:id="6" w:author="David Diplock" w:date="2013-01-02T16:13:00Z">
        <w:r w:rsidDel="005628D8">
          <w:delText xml:space="preserve">On the top menu, select </w:delText>
        </w:r>
        <w:r w:rsidRPr="00B43168" w:rsidDel="005628D8">
          <w:rPr>
            <w:b/>
          </w:rPr>
          <w:delText>File</w:delText>
        </w:r>
        <w:r w:rsidDel="005628D8">
          <w:delText xml:space="preserve"> </w:delText>
        </w:r>
        <w:r w:rsidDel="005628D8">
          <w:sym w:font="Wingdings" w:char="F0E0"/>
        </w:r>
        <w:r w:rsidDel="005628D8">
          <w:delText xml:space="preserve"> </w:delText>
        </w:r>
        <w:r w:rsidRPr="00B43168" w:rsidDel="005628D8">
          <w:rPr>
            <w:b/>
          </w:rPr>
          <w:delText>Import</w:delText>
        </w:r>
      </w:del>
    </w:p>
    <w:p w:rsidR="00B43168" w:rsidDel="005628D8" w:rsidRDefault="00B43168" w:rsidP="00B9652C">
      <w:pPr>
        <w:pStyle w:val="ListParagraph"/>
        <w:numPr>
          <w:ilvl w:val="0"/>
          <w:numId w:val="9"/>
        </w:numPr>
        <w:rPr>
          <w:del w:id="7" w:author="David Diplock" w:date="2013-01-02T16:13:00Z"/>
        </w:rPr>
      </w:pPr>
      <w:del w:id="8" w:author="David Diplock" w:date="2013-01-02T16:13:00Z">
        <w:r w:rsidDel="005628D8">
          <w:delText xml:space="preserve">Select </w:delText>
        </w:r>
        <w:r w:rsidRPr="00B43168" w:rsidDel="005628D8">
          <w:rPr>
            <w:b/>
          </w:rPr>
          <w:delText>General</w:delText>
        </w:r>
        <w:r w:rsidDel="005628D8">
          <w:delText xml:space="preserve"> </w:delText>
        </w:r>
        <w:r w:rsidDel="005628D8">
          <w:sym w:font="Wingdings" w:char="F0E0"/>
        </w:r>
        <w:r w:rsidDel="005628D8">
          <w:delText xml:space="preserve"> </w:delText>
        </w:r>
        <w:r w:rsidRPr="00B43168" w:rsidDel="005628D8">
          <w:rPr>
            <w:b/>
          </w:rPr>
          <w:delText>Existing Projects into Workspace</w:delText>
        </w:r>
        <w:r w:rsidDel="005628D8">
          <w:delText xml:space="preserve"> and click the </w:delText>
        </w:r>
        <w:r w:rsidRPr="00B43168" w:rsidDel="005628D8">
          <w:rPr>
            <w:b/>
          </w:rPr>
          <w:delText>Next</w:delText>
        </w:r>
        <w:r w:rsidDel="005628D8">
          <w:delText xml:space="preserve"> button</w:delText>
        </w:r>
      </w:del>
    </w:p>
    <w:p w:rsidR="00082F04" w:rsidDel="005628D8" w:rsidRDefault="00082F04" w:rsidP="00B9652C">
      <w:pPr>
        <w:pStyle w:val="ListParagraph"/>
        <w:numPr>
          <w:ilvl w:val="0"/>
          <w:numId w:val="9"/>
        </w:numPr>
        <w:rPr>
          <w:del w:id="9" w:author="David Diplock" w:date="2013-01-02T16:13:00Z"/>
        </w:rPr>
      </w:pPr>
      <w:del w:id="10" w:author="David Diplock" w:date="2013-01-02T16:13:00Z">
        <w:r w:rsidDel="005628D8">
          <w:delText xml:space="preserve">Click the </w:delText>
        </w:r>
        <w:r w:rsidRPr="00082F04" w:rsidDel="005628D8">
          <w:rPr>
            <w:b/>
          </w:rPr>
          <w:delText xml:space="preserve">Browse </w:delText>
        </w:r>
        <w:r w:rsidDel="005628D8">
          <w:delText xml:space="preserve">button next to the </w:delText>
        </w:r>
        <w:r w:rsidRPr="00082F04" w:rsidDel="005628D8">
          <w:rPr>
            <w:b/>
          </w:rPr>
          <w:delText xml:space="preserve">Select root directory </w:delText>
        </w:r>
        <w:r w:rsidRPr="00082F04" w:rsidDel="005628D8">
          <w:delText>field</w:delText>
        </w:r>
        <w:r w:rsidDel="005628D8">
          <w:delText xml:space="preserve"> and navigate to the </w:delText>
        </w:r>
        <w:r w:rsidRPr="00AE384F" w:rsidDel="005628D8">
          <w:rPr>
            <w:b/>
          </w:rPr>
          <w:delText>PeerGroupManager</w:delText>
        </w:r>
        <w:r w:rsidDel="005628D8">
          <w:delText xml:space="preserve"> eclipse pr</w:delText>
        </w:r>
        <w:r w:rsidR="00AE384F" w:rsidDel="005628D8">
          <w:delText>oject within the git repository that you cloned</w:delText>
        </w:r>
        <w:r w:rsidR="00955FDA" w:rsidDel="005628D8">
          <w:delText xml:space="preserve"> then click </w:delText>
        </w:r>
        <w:r w:rsidR="00955FDA" w:rsidRPr="00955FDA" w:rsidDel="005628D8">
          <w:rPr>
            <w:b/>
          </w:rPr>
          <w:delText>OK</w:delText>
        </w:r>
        <w:r w:rsidR="00955FDA" w:rsidDel="005628D8">
          <w:delText xml:space="preserve"> and </w:delText>
        </w:r>
        <w:r w:rsidR="00955FDA" w:rsidRPr="00955FDA" w:rsidDel="005628D8">
          <w:rPr>
            <w:b/>
          </w:rPr>
          <w:delText>Finish</w:delText>
        </w:r>
      </w:del>
    </w:p>
    <w:p w:rsidR="0018034B" w:rsidDel="005628D8" w:rsidRDefault="0018034B" w:rsidP="0018034B">
      <w:pPr>
        <w:pStyle w:val="ListParagraph"/>
        <w:numPr>
          <w:ilvl w:val="0"/>
          <w:numId w:val="9"/>
        </w:numPr>
        <w:rPr>
          <w:del w:id="11" w:author="David Diplock" w:date="2013-01-02T16:13:00Z"/>
        </w:rPr>
      </w:pPr>
      <w:del w:id="12" w:author="David Diplock" w:date="2013-01-02T16:13:00Z">
        <w:r w:rsidDel="005628D8">
          <w:delText xml:space="preserve">Right-click on your project in the package explorer of Eclipse and select </w:delText>
        </w:r>
        <w:r w:rsidRPr="00911A90" w:rsidDel="005628D8">
          <w:rPr>
            <w:b/>
          </w:rPr>
          <w:delText>Build Path</w:delText>
        </w:r>
        <w:r w:rsidDel="005628D8">
          <w:delText xml:space="preserve"> </w:delText>
        </w:r>
        <w:r w:rsidDel="005628D8">
          <w:sym w:font="Wingdings" w:char="F0E0"/>
        </w:r>
        <w:r w:rsidDel="005628D8">
          <w:delText xml:space="preserve"> </w:delText>
        </w:r>
        <w:r w:rsidRPr="00911A90" w:rsidDel="005628D8">
          <w:rPr>
            <w:b/>
          </w:rPr>
          <w:delText>Configure Build Path</w:delText>
        </w:r>
        <w:r w:rsidDel="005628D8">
          <w:rPr>
            <w:b/>
          </w:rPr>
          <w:delText>…</w:delText>
        </w:r>
      </w:del>
    </w:p>
    <w:p w:rsidR="0018034B" w:rsidDel="005628D8" w:rsidRDefault="0018034B" w:rsidP="0018034B">
      <w:pPr>
        <w:pStyle w:val="ListParagraph"/>
        <w:numPr>
          <w:ilvl w:val="0"/>
          <w:numId w:val="9"/>
        </w:numPr>
        <w:rPr>
          <w:del w:id="13" w:author="David Diplock" w:date="2013-01-02T16:13:00Z"/>
        </w:rPr>
      </w:pPr>
      <w:del w:id="14" w:author="David Diplock" w:date="2013-01-02T16:13:00Z">
        <w:r w:rsidDel="005628D8">
          <w:delText>Select t</w:delText>
        </w:r>
        <w:bookmarkStart w:id="15" w:name="_GoBack"/>
        <w:bookmarkEnd w:id="15"/>
        <w:r w:rsidDel="005628D8">
          <w:delText xml:space="preserve">he </w:delText>
        </w:r>
        <w:r w:rsidRPr="00911A90" w:rsidDel="005628D8">
          <w:rPr>
            <w:b/>
          </w:rPr>
          <w:delText>Libraries</w:delText>
        </w:r>
        <w:r w:rsidDel="005628D8">
          <w:delText xml:space="preserve"> Tab and click on the </w:delText>
        </w:r>
        <w:r w:rsidRPr="00911A90" w:rsidDel="005628D8">
          <w:rPr>
            <w:b/>
          </w:rPr>
          <w:delText xml:space="preserve">Add </w:delText>
        </w:r>
        <w:r w:rsidDel="005628D8">
          <w:rPr>
            <w:b/>
          </w:rPr>
          <w:delText>External JARs</w:delText>
        </w:r>
        <w:r w:rsidRPr="00911A90" w:rsidDel="005628D8">
          <w:rPr>
            <w:b/>
          </w:rPr>
          <w:delText>…</w:delText>
        </w:r>
        <w:r w:rsidDel="005628D8">
          <w:delText xml:space="preserve"> button</w:delText>
        </w:r>
      </w:del>
    </w:p>
    <w:p w:rsidR="0018034B" w:rsidDel="005628D8" w:rsidRDefault="0018034B" w:rsidP="0018034B">
      <w:pPr>
        <w:pStyle w:val="ListParagraph"/>
        <w:numPr>
          <w:ilvl w:val="0"/>
          <w:numId w:val="9"/>
        </w:numPr>
        <w:spacing w:after="0"/>
        <w:rPr>
          <w:del w:id="16" w:author="David Diplock" w:date="2013-01-02T16:13:00Z"/>
        </w:rPr>
      </w:pPr>
      <w:del w:id="17" w:author="David Diplock" w:date="2013-01-02T16:13:00Z">
        <w:r w:rsidDel="005628D8">
          <w:delText xml:space="preserve">Navigate to a copy of the </w:delText>
        </w:r>
        <w:r w:rsidDel="005628D8">
          <w:rPr>
            <w:b/>
          </w:rPr>
          <w:delText>alljoyn</w:delText>
        </w:r>
        <w:r w:rsidRPr="00911A90" w:rsidDel="005628D8">
          <w:rPr>
            <w:b/>
          </w:rPr>
          <w:delText>.jar</w:delText>
        </w:r>
        <w:r w:rsidDel="005628D8">
          <w:delText xml:space="preserve"> from the AllJoyn</w:delText>
        </w:r>
        <w:r w:rsidR="0071492D" w:rsidDel="005628D8">
          <w:delText xml:space="preserve"> Android</w:delText>
        </w:r>
        <w:r w:rsidDel="005628D8">
          <w:delText xml:space="preserve"> SDK.</w:delText>
        </w:r>
      </w:del>
    </w:p>
    <w:p w:rsidR="0018034B" w:rsidDel="005628D8" w:rsidRDefault="0018034B" w:rsidP="0018034B">
      <w:pPr>
        <w:pStyle w:val="ListParagraph"/>
        <w:numPr>
          <w:ilvl w:val="1"/>
          <w:numId w:val="9"/>
        </w:numPr>
        <w:spacing w:after="0"/>
        <w:rPr>
          <w:del w:id="18" w:author="David Diplock" w:date="2013-01-02T16:13:00Z"/>
        </w:rPr>
      </w:pPr>
      <w:del w:id="19" w:author="David Diplock" w:date="2013-01-02T16:13:00Z">
        <w:r w:rsidDel="005628D8">
          <w:delText xml:space="preserve">The </w:delText>
        </w:r>
        <w:r w:rsidRPr="0018034B" w:rsidDel="005628D8">
          <w:rPr>
            <w:b/>
          </w:rPr>
          <w:delText>alljoyn.jar</w:delText>
        </w:r>
        <w:r w:rsidDel="005628D8">
          <w:delText xml:space="preserve"> can be found in the </w:delText>
        </w:r>
        <w:r w:rsidRPr="0018034B" w:rsidDel="005628D8">
          <w:rPr>
            <w:b/>
            <w:i/>
          </w:rPr>
          <w:delText>java/jar</w:delText>
        </w:r>
        <w:r w:rsidDel="005628D8">
          <w:delText xml:space="preserve"> directory or the </w:delText>
        </w:r>
        <w:r w:rsidRPr="00911A90" w:rsidDel="005628D8">
          <w:rPr>
            <w:b/>
            <w:i/>
          </w:rPr>
          <w:delText>libs</w:delText>
        </w:r>
        <w:r w:rsidDel="005628D8">
          <w:delText xml:space="preserve"> directory of any of the java samples in the AllJoyn</w:delText>
        </w:r>
        <w:r w:rsidR="007D2CE2" w:rsidDel="005628D8">
          <w:delText xml:space="preserve"> Android</w:delText>
        </w:r>
        <w:r w:rsidDel="005628D8">
          <w:delText xml:space="preserve"> SDK</w:delText>
        </w:r>
      </w:del>
    </w:p>
    <w:p w:rsidR="00805C31" w:rsidDel="005628D8" w:rsidRDefault="00805C31" w:rsidP="00805C31">
      <w:pPr>
        <w:pStyle w:val="ListParagraph"/>
        <w:numPr>
          <w:ilvl w:val="0"/>
          <w:numId w:val="9"/>
        </w:numPr>
        <w:rPr>
          <w:del w:id="20" w:author="David Diplock" w:date="2013-01-02T16:13:00Z"/>
        </w:rPr>
      </w:pPr>
      <w:del w:id="21" w:author="David Diplock" w:date="2013-01-02T16:13:00Z">
        <w:r w:rsidDel="005628D8">
          <w:delText xml:space="preserve">Right-click on your project in the package explorer of Eclipse and select </w:delText>
        </w:r>
        <w:r w:rsidRPr="00911A90" w:rsidDel="005628D8">
          <w:rPr>
            <w:b/>
          </w:rPr>
          <w:delText>Build Path</w:delText>
        </w:r>
        <w:r w:rsidDel="005628D8">
          <w:delText xml:space="preserve"> </w:delText>
        </w:r>
        <w:r w:rsidDel="005628D8">
          <w:sym w:font="Wingdings" w:char="F0E0"/>
        </w:r>
        <w:r w:rsidDel="005628D8">
          <w:delText xml:space="preserve"> </w:delText>
        </w:r>
        <w:r w:rsidDel="005628D8">
          <w:rPr>
            <w:b/>
          </w:rPr>
          <w:delText>Properties</w:delText>
        </w:r>
      </w:del>
    </w:p>
    <w:p w:rsidR="00955FDA" w:rsidDel="005628D8" w:rsidRDefault="00805C31" w:rsidP="00B9652C">
      <w:pPr>
        <w:pStyle w:val="ListParagraph"/>
        <w:numPr>
          <w:ilvl w:val="0"/>
          <w:numId w:val="9"/>
        </w:numPr>
        <w:rPr>
          <w:del w:id="22" w:author="David Diplock" w:date="2013-01-02T16:13:00Z"/>
        </w:rPr>
      </w:pPr>
      <w:del w:id="23" w:author="David Diplock" w:date="2013-01-02T16:13:00Z">
        <w:r w:rsidDel="005628D8">
          <w:delText xml:space="preserve">Select </w:delText>
        </w:r>
        <w:r w:rsidRPr="00805C31" w:rsidDel="005628D8">
          <w:rPr>
            <w:b/>
          </w:rPr>
          <w:delText>Java Compiler</w:delText>
        </w:r>
        <w:r w:rsidDel="005628D8">
          <w:delText xml:space="preserve"> in the menu on the left</w:delText>
        </w:r>
      </w:del>
    </w:p>
    <w:p w:rsidR="00805C31" w:rsidRPr="005628D8" w:rsidDel="005628D8" w:rsidRDefault="00805C31" w:rsidP="00B9652C">
      <w:pPr>
        <w:pStyle w:val="ListParagraph"/>
        <w:numPr>
          <w:ilvl w:val="0"/>
          <w:numId w:val="9"/>
        </w:numPr>
        <w:rPr>
          <w:del w:id="24" w:author="David Diplock" w:date="2013-01-02T16:13:00Z"/>
          <w:rPrChange w:id="25" w:author="David Diplock" w:date="2013-01-02T16:14:00Z">
            <w:rPr>
              <w:del w:id="26" w:author="David Diplock" w:date="2013-01-02T16:13:00Z"/>
              <w:b/>
            </w:rPr>
          </w:rPrChange>
        </w:rPr>
      </w:pPr>
      <w:del w:id="27" w:author="David Diplock" w:date="2013-01-02T16:13:00Z">
        <w:r w:rsidDel="005628D8">
          <w:delText xml:space="preserve">Make sure the </w:delText>
        </w:r>
        <w:r w:rsidRPr="00805C31" w:rsidDel="005628D8">
          <w:rPr>
            <w:b/>
          </w:rPr>
          <w:delText>Enable project specific settings</w:delText>
        </w:r>
        <w:r w:rsidDel="005628D8">
          <w:delText xml:space="preserve"> box is checked and that the </w:delText>
        </w:r>
        <w:r w:rsidRPr="00805C31" w:rsidDel="005628D8">
          <w:rPr>
            <w:b/>
          </w:rPr>
          <w:delText>Compiler compliance level</w:delText>
        </w:r>
        <w:r w:rsidDel="005628D8">
          <w:delText xml:space="preserve"> is </w:delText>
        </w:r>
        <w:r w:rsidRPr="00805C31" w:rsidDel="005628D8">
          <w:rPr>
            <w:b/>
          </w:rPr>
          <w:delText>1.6</w:delText>
        </w:r>
        <w:r w:rsidDel="005628D8">
          <w:delText xml:space="preserve"> and click </w:delText>
        </w:r>
        <w:r w:rsidRPr="00805C31" w:rsidDel="005628D8">
          <w:rPr>
            <w:b/>
          </w:rPr>
          <w:delText>OK</w:delText>
        </w:r>
      </w:del>
    </w:p>
    <w:p w:rsidR="005628D8" w:rsidRDefault="005628D8" w:rsidP="005628D8">
      <w:pPr>
        <w:pStyle w:val="ListParagraph"/>
        <w:numPr>
          <w:ilvl w:val="0"/>
          <w:numId w:val="9"/>
        </w:numPr>
        <w:rPr>
          <w:ins w:id="28" w:author="David Diplock" w:date="2013-01-02T16:14:00Z"/>
        </w:rPr>
      </w:pPr>
      <w:ins w:id="29" w:author="David Diplock" w:date="2013-01-02T16:14:00Z">
        <w:r>
          <w:t xml:space="preserve">On the top menu, select </w:t>
        </w:r>
        <w:r w:rsidRPr="00B43168">
          <w:rPr>
            <w:b/>
          </w:rPr>
          <w:t>File</w:t>
        </w:r>
        <w:r>
          <w:t xml:space="preserve"> </w:t>
        </w:r>
        <w:r>
          <w:sym w:font="Wingdings" w:char="F0E0"/>
        </w:r>
        <w:r>
          <w:t xml:space="preserve"> </w:t>
        </w:r>
        <w:r w:rsidRPr="00B43168">
          <w:rPr>
            <w:b/>
          </w:rPr>
          <w:t>Import</w:t>
        </w:r>
      </w:ins>
    </w:p>
    <w:p w:rsidR="005628D8" w:rsidRDefault="005628D8" w:rsidP="005628D8">
      <w:pPr>
        <w:pStyle w:val="ListParagraph"/>
        <w:numPr>
          <w:ilvl w:val="0"/>
          <w:numId w:val="9"/>
        </w:numPr>
        <w:rPr>
          <w:ins w:id="30" w:author="David Diplock" w:date="2013-01-02T16:14:00Z"/>
        </w:rPr>
      </w:pPr>
      <w:ins w:id="31" w:author="David Diplock" w:date="2013-01-02T16:14:00Z">
        <w:r>
          <w:t xml:space="preserve">Select </w:t>
        </w:r>
        <w:r w:rsidRPr="00B43168">
          <w:rPr>
            <w:b/>
          </w:rPr>
          <w:t>General</w:t>
        </w:r>
        <w:r>
          <w:t xml:space="preserve"> </w:t>
        </w:r>
        <w:r>
          <w:sym w:font="Wingdings" w:char="F0E0"/>
        </w:r>
        <w:r>
          <w:t xml:space="preserve"> </w:t>
        </w:r>
        <w:r w:rsidRPr="00B43168">
          <w:rPr>
            <w:b/>
          </w:rPr>
          <w:t>Existing Projects into Workspace</w:t>
        </w:r>
        <w:r>
          <w:t xml:space="preserve"> and click the </w:t>
        </w:r>
        <w:r w:rsidRPr="00B43168">
          <w:rPr>
            <w:b/>
          </w:rPr>
          <w:t>Next</w:t>
        </w:r>
        <w:r>
          <w:t xml:space="preserve"> button</w:t>
        </w:r>
      </w:ins>
    </w:p>
    <w:p w:rsidR="005628D8" w:rsidRPr="00E54574" w:rsidRDefault="005628D8" w:rsidP="005628D8">
      <w:pPr>
        <w:pStyle w:val="ListParagraph"/>
        <w:numPr>
          <w:ilvl w:val="0"/>
          <w:numId w:val="9"/>
        </w:numPr>
        <w:rPr>
          <w:ins w:id="32" w:author="David Diplock" w:date="2013-01-02T16:14:00Z"/>
        </w:rPr>
      </w:pPr>
      <w:ins w:id="33" w:author="David Diplock" w:date="2013-01-02T16:14:00Z">
        <w:r>
          <w:t xml:space="preserve">Click the </w:t>
        </w:r>
        <w:r w:rsidRPr="00082F04">
          <w:rPr>
            <w:b/>
          </w:rPr>
          <w:t xml:space="preserve">Browse </w:t>
        </w:r>
        <w:r>
          <w:t xml:space="preserve">button next to the </w:t>
        </w:r>
        <w:r w:rsidRPr="00082F04">
          <w:rPr>
            <w:b/>
          </w:rPr>
          <w:t xml:space="preserve">Select root directory </w:t>
        </w:r>
        <w:r w:rsidRPr="00082F04">
          <w:t>field</w:t>
        </w:r>
        <w:r>
          <w:t xml:space="preserve"> and navigate to the </w:t>
        </w:r>
        <w:proofErr w:type="spellStart"/>
        <w:r>
          <w:rPr>
            <w:b/>
          </w:rPr>
          <w:t>FileTransferComponent</w:t>
        </w:r>
        <w:proofErr w:type="spellEnd"/>
        <w:r>
          <w:rPr>
            <w:b/>
          </w:rPr>
          <w:t xml:space="preserve"> </w:t>
        </w:r>
        <w:r>
          <w:t xml:space="preserve">eclipse project within the </w:t>
        </w:r>
        <w:proofErr w:type="spellStart"/>
        <w:r>
          <w:t>Git</w:t>
        </w:r>
        <w:proofErr w:type="spellEnd"/>
        <w:r>
          <w:t xml:space="preserve"> repository that you cloned, then click </w:t>
        </w:r>
        <w:r w:rsidRPr="00955FDA">
          <w:rPr>
            <w:b/>
          </w:rPr>
          <w:t>OK</w:t>
        </w:r>
        <w:r>
          <w:t xml:space="preserve"> and </w:t>
        </w:r>
        <w:r w:rsidRPr="00955FDA">
          <w:rPr>
            <w:b/>
          </w:rPr>
          <w:t>Finish</w:t>
        </w:r>
      </w:ins>
    </w:p>
    <w:p w:rsidR="005628D8" w:rsidRDefault="005628D8" w:rsidP="005628D8">
      <w:pPr>
        <w:pStyle w:val="ListParagraph"/>
        <w:numPr>
          <w:ilvl w:val="0"/>
          <w:numId w:val="9"/>
        </w:numPr>
        <w:rPr>
          <w:ins w:id="34" w:author="David Diplock" w:date="2013-01-02T16:14:00Z"/>
        </w:rPr>
      </w:pPr>
      <w:ins w:id="35" w:author="David Diplock" w:date="2013-01-02T16:14:00Z">
        <w:r>
          <w:t xml:space="preserve">On the top menu, select </w:t>
        </w:r>
        <w:r>
          <w:rPr>
            <w:b/>
          </w:rPr>
          <w:t>Window</w:t>
        </w:r>
        <w:r>
          <w:rPr>
            <w:b/>
          </w:rPr>
          <w:t xml:space="preserve"> </w:t>
        </w:r>
        <w:r>
          <w:rPr>
            <w:b/>
          </w:rPr>
          <w:t>→ Preferences</w:t>
        </w:r>
        <w:r>
          <w:t>.</w:t>
        </w:r>
      </w:ins>
    </w:p>
    <w:p w:rsidR="005628D8" w:rsidRDefault="005628D8" w:rsidP="005628D8">
      <w:pPr>
        <w:pStyle w:val="ListParagraph"/>
        <w:numPr>
          <w:ilvl w:val="0"/>
          <w:numId w:val="9"/>
        </w:numPr>
        <w:rPr>
          <w:ins w:id="36" w:author="David Diplock" w:date="2013-01-02T16:14:00Z"/>
        </w:rPr>
      </w:pPr>
      <w:ins w:id="37" w:author="David Diplock" w:date="2013-01-02T16:14:00Z">
        <w:r>
          <w:t xml:space="preserve">On the left hand side, select </w:t>
        </w:r>
        <w:r>
          <w:rPr>
            <w:b/>
          </w:rPr>
          <w:t>General → Workspace</w:t>
        </w:r>
        <w:r>
          <w:rPr>
            <w:b/>
          </w:rPr>
          <w:t xml:space="preserve"> </w:t>
        </w:r>
        <w:r>
          <w:rPr>
            <w:b/>
          </w:rPr>
          <w:t xml:space="preserve">→ Linked Resources </w:t>
        </w:r>
        <w:r>
          <w:t>as shown below:</w:t>
        </w:r>
      </w:ins>
    </w:p>
    <w:p w:rsidR="005628D8" w:rsidRDefault="005628D8" w:rsidP="005628D8">
      <w:pPr>
        <w:jc w:val="center"/>
        <w:rPr>
          <w:ins w:id="38" w:author="David Diplock" w:date="2013-01-02T16:14:00Z"/>
        </w:rPr>
      </w:pPr>
      <w:ins w:id="39" w:author="David Diplock" w:date="2013-01-02T16:14:00Z">
        <w:r>
          <w:rPr>
            <w:noProof/>
          </w:rPr>
          <w:lastRenderedPageBreak/>
          <w:t xml:space="preserve"> </w:t>
        </w:r>
        <w:r>
          <w:rPr>
            <w:noProof/>
          </w:rPr>
          <w:drawing>
            <wp:inline distT="0" distB="0" distL="0" distR="0" wp14:anchorId="022649C9" wp14:editId="11E94451">
              <wp:extent cx="3742572" cy="3496666"/>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740270" cy="3494515"/>
                      </a:xfrm>
                      <a:prstGeom prst="rect">
                        <a:avLst/>
                      </a:prstGeom>
                    </pic:spPr>
                  </pic:pic>
                </a:graphicData>
              </a:graphic>
            </wp:inline>
          </w:drawing>
        </w:r>
        <w:r>
          <w:rPr>
            <w:noProof/>
          </w:rPr>
          <w:t xml:space="preserve"> </w:t>
        </w:r>
      </w:ins>
    </w:p>
    <w:p w:rsidR="005628D8" w:rsidRDefault="005628D8" w:rsidP="005628D8">
      <w:pPr>
        <w:pStyle w:val="ListParagraph"/>
        <w:numPr>
          <w:ilvl w:val="0"/>
          <w:numId w:val="9"/>
        </w:numPr>
        <w:rPr>
          <w:ins w:id="40" w:author="David Diplock" w:date="2013-01-02T16:14:00Z"/>
        </w:rPr>
      </w:pPr>
      <w:ins w:id="41" w:author="David Diplock" w:date="2013-01-02T16:14:00Z">
        <w:r>
          <w:t xml:space="preserve">Notice that there is a path variable called ALLJOYN_HOME </w:t>
        </w:r>
        <w:proofErr w:type="gramStart"/>
        <w:r>
          <w:t>that points</w:t>
        </w:r>
        <w:proofErr w:type="gramEnd"/>
        <w:r>
          <w:t xml:space="preserve"> to the root folder of the </w:t>
        </w:r>
        <w:proofErr w:type="spellStart"/>
        <w:r>
          <w:t>AllJoyn</w:t>
        </w:r>
        <w:proofErr w:type="spellEnd"/>
        <w:r>
          <w:t xml:space="preserve"> Android SDK. You need to create this same variable in your environment, and set it to the path where you have installed the </w:t>
        </w:r>
        <w:proofErr w:type="spellStart"/>
        <w:r>
          <w:t>AllJoyn</w:t>
        </w:r>
        <w:proofErr w:type="spellEnd"/>
        <w:r>
          <w:t xml:space="preserve"> Android SDK.</w:t>
        </w:r>
      </w:ins>
    </w:p>
    <w:p w:rsidR="005628D8" w:rsidRDefault="005628D8" w:rsidP="005628D8">
      <w:pPr>
        <w:pStyle w:val="ListParagraph"/>
        <w:numPr>
          <w:ilvl w:val="0"/>
          <w:numId w:val="9"/>
        </w:numPr>
        <w:rPr>
          <w:ins w:id="42" w:author="David Diplock" w:date="2013-01-02T16:14:00Z"/>
        </w:rPr>
      </w:pPr>
      <w:ins w:id="43" w:author="David Diplock" w:date="2013-01-02T16:14:00Z">
        <w:r>
          <w:t xml:space="preserve">Make sure the “Enable linked resources” option is checked, </w:t>
        </w:r>
        <w:proofErr w:type="gramStart"/>
        <w:r>
          <w:t>then</w:t>
        </w:r>
        <w:proofErr w:type="gramEnd"/>
        <w:r>
          <w:t xml:space="preserve"> click “New…” to add a new Path Variable.</w:t>
        </w:r>
      </w:ins>
    </w:p>
    <w:p w:rsidR="005628D8" w:rsidRDefault="005628D8" w:rsidP="005628D8">
      <w:pPr>
        <w:pStyle w:val="ListParagraph"/>
        <w:numPr>
          <w:ilvl w:val="0"/>
          <w:numId w:val="9"/>
        </w:numPr>
        <w:rPr>
          <w:ins w:id="44" w:author="David Diplock" w:date="2013-01-02T16:14:00Z"/>
        </w:rPr>
      </w:pPr>
      <w:ins w:id="45" w:author="David Diplock" w:date="2013-01-02T16:14:00Z">
        <w:r>
          <w:t>A window</w:t>
        </w:r>
        <w:r>
          <w:t xml:space="preserve"> </w:t>
        </w:r>
        <w:r>
          <w:t xml:space="preserve">should appear to allow you to create a new Path Variable. The name should be “ALLJOYN_HOME” and the path should point to the location of the root folder for the </w:t>
        </w:r>
        <w:proofErr w:type="spellStart"/>
        <w:r>
          <w:t>AllJoyn</w:t>
        </w:r>
        <w:proofErr w:type="spellEnd"/>
        <w:r>
          <w:t xml:space="preserve"> Android SDK. An example is shown below:</w:t>
        </w:r>
      </w:ins>
    </w:p>
    <w:p w:rsidR="005628D8" w:rsidRDefault="005628D8" w:rsidP="005628D8">
      <w:pPr>
        <w:jc w:val="center"/>
        <w:rPr>
          <w:ins w:id="46" w:author="David Diplock" w:date="2013-01-02T16:14:00Z"/>
        </w:rPr>
      </w:pPr>
      <w:ins w:id="47" w:author="David Diplock" w:date="2013-01-02T16:14:00Z">
        <w:r>
          <w:rPr>
            <w:noProof/>
          </w:rPr>
          <w:drawing>
            <wp:inline distT="0" distB="0" distL="0" distR="0" wp14:anchorId="3CEE95EB" wp14:editId="27FA3595">
              <wp:extent cx="3635655" cy="1945941"/>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33496" cy="1944785"/>
                      </a:xfrm>
                      <a:prstGeom prst="rect">
                        <a:avLst/>
                      </a:prstGeom>
                    </pic:spPr>
                  </pic:pic>
                </a:graphicData>
              </a:graphic>
            </wp:inline>
          </w:drawing>
        </w:r>
      </w:ins>
    </w:p>
    <w:p w:rsidR="005628D8" w:rsidRDefault="005628D8" w:rsidP="005628D8">
      <w:pPr>
        <w:pStyle w:val="ListParagraph"/>
        <w:numPr>
          <w:ilvl w:val="0"/>
          <w:numId w:val="9"/>
        </w:numPr>
        <w:rPr>
          <w:ins w:id="48" w:author="David Diplock" w:date="2013-01-02T16:14:00Z"/>
        </w:rPr>
      </w:pPr>
      <w:ins w:id="49" w:author="David Diplock" w:date="2013-01-02T16:14:00Z">
        <w:r>
          <w:t>Click OK to create the new Path Variable. You should see it added to the list of defined path variables.</w:t>
        </w:r>
      </w:ins>
    </w:p>
    <w:p w:rsidR="005628D8" w:rsidRDefault="005628D8" w:rsidP="005628D8">
      <w:pPr>
        <w:pStyle w:val="ListParagraph"/>
        <w:numPr>
          <w:ilvl w:val="0"/>
          <w:numId w:val="9"/>
        </w:numPr>
        <w:rPr>
          <w:ins w:id="50" w:author="David Diplock" w:date="2013-01-02T16:14:00Z"/>
        </w:rPr>
      </w:pPr>
      <w:ins w:id="51" w:author="David Diplock" w:date="2013-01-02T16:14:00Z">
        <w:r>
          <w:t>Click OK to close the Preferences window.</w:t>
        </w:r>
      </w:ins>
    </w:p>
    <w:p w:rsidR="001644CC" w:rsidRDefault="00E65E08" w:rsidP="001644CC">
      <w:pPr>
        <w:pStyle w:val="Heading3"/>
      </w:pPr>
      <w:bookmarkStart w:id="52" w:name="_Toc342379493"/>
      <w:r>
        <w:lastRenderedPageBreak/>
        <w:t xml:space="preserve">Regenerating the </w:t>
      </w:r>
      <w:proofErr w:type="spellStart"/>
      <w:r w:rsidR="00805C31">
        <w:t>PeerGroupManager</w:t>
      </w:r>
      <w:proofErr w:type="spellEnd"/>
      <w:r w:rsidR="00805C31">
        <w:t xml:space="preserve"> JAR</w:t>
      </w:r>
      <w:bookmarkEnd w:id="52"/>
    </w:p>
    <w:p w:rsidR="00805C31" w:rsidRDefault="00805C31" w:rsidP="00805C31">
      <w:r>
        <w:tab/>
        <w:t>The project is</w:t>
      </w:r>
      <w:r w:rsidR="00CE4B07">
        <w:t xml:space="preserve"> marked as an Android library and the jar is located in the </w:t>
      </w:r>
      <w:r w:rsidR="00CE4B07" w:rsidRPr="00CE4B07">
        <w:rPr>
          <w:b/>
          <w:i/>
        </w:rPr>
        <w:t>bin</w:t>
      </w:r>
      <w:r w:rsidR="00CE4B07">
        <w:t xml:space="preserve"> directory of the project. I</w:t>
      </w:r>
      <w:r>
        <w:t xml:space="preserve">f you have </w:t>
      </w:r>
      <w:r w:rsidR="00CE4B07">
        <w:t xml:space="preserve">the automatic build feature enabled in Eclipse under </w:t>
      </w:r>
      <w:r w:rsidR="00CE4B07" w:rsidRPr="00CE4B07">
        <w:rPr>
          <w:b/>
        </w:rPr>
        <w:t>Projects</w:t>
      </w:r>
      <w:r w:rsidR="00CE4B07">
        <w:t xml:space="preserve"> </w:t>
      </w:r>
      <w:r w:rsidR="00CE4B07">
        <w:sym w:font="Wingdings" w:char="F0E0"/>
      </w:r>
      <w:r w:rsidR="00CE4B07">
        <w:t xml:space="preserve"> </w:t>
      </w:r>
      <w:r w:rsidR="00CE4B07" w:rsidRPr="00CE4B07">
        <w:rPr>
          <w:b/>
        </w:rPr>
        <w:t>Build Automatically</w:t>
      </w:r>
      <w:r w:rsidR="00CE4B07">
        <w:t xml:space="preserve"> then the project is rebuilt and the jar is updated every time changes are made to the source code and you hit save.</w:t>
      </w:r>
    </w:p>
    <w:p w:rsidR="005F6B5A" w:rsidRDefault="00F2799B" w:rsidP="005F6B5A">
      <w:pPr>
        <w:pStyle w:val="Heading3"/>
      </w:pPr>
      <w:bookmarkStart w:id="53" w:name="_Toc342379494"/>
      <w:r>
        <w:t xml:space="preserve">Regenerating the </w:t>
      </w:r>
      <w:proofErr w:type="spellStart"/>
      <w:r>
        <w:t>Javad</w:t>
      </w:r>
      <w:r w:rsidR="005F6B5A">
        <w:t>ocs</w:t>
      </w:r>
      <w:bookmarkEnd w:id="53"/>
      <w:proofErr w:type="spellEnd"/>
    </w:p>
    <w:p w:rsidR="005F6B5A" w:rsidRDefault="005F6B5A" w:rsidP="005F6B5A">
      <w:pPr>
        <w:pStyle w:val="ListParagraph"/>
        <w:numPr>
          <w:ilvl w:val="0"/>
          <w:numId w:val="11"/>
        </w:numPr>
      </w:pPr>
      <w:r>
        <w:t xml:space="preserve">Select the </w:t>
      </w:r>
      <w:proofErr w:type="spellStart"/>
      <w:r>
        <w:t>PeerGroupManager</w:t>
      </w:r>
      <w:proofErr w:type="spellEnd"/>
      <w:r>
        <w:t xml:space="preserve"> project in the Package Explorer</w:t>
      </w:r>
    </w:p>
    <w:p w:rsidR="005F6B5A" w:rsidRDefault="005F6B5A" w:rsidP="005F6B5A">
      <w:pPr>
        <w:pStyle w:val="ListParagraph"/>
        <w:numPr>
          <w:ilvl w:val="0"/>
          <w:numId w:val="11"/>
        </w:numPr>
      </w:pPr>
      <w:r>
        <w:t xml:space="preserve">From the menu up top, select </w:t>
      </w:r>
      <w:r w:rsidRPr="00BE1493">
        <w:rPr>
          <w:b/>
        </w:rPr>
        <w:t xml:space="preserve">Project </w:t>
      </w:r>
      <w:r>
        <w:sym w:font="Wingdings" w:char="F0E0"/>
      </w:r>
      <w:r>
        <w:t xml:space="preserve"> </w:t>
      </w:r>
      <w:r w:rsidRPr="00BE1493">
        <w:rPr>
          <w:b/>
        </w:rPr>
        <w:t xml:space="preserve">Generate </w:t>
      </w:r>
      <w:proofErr w:type="spellStart"/>
      <w:r w:rsidRPr="00BE1493">
        <w:rPr>
          <w:b/>
        </w:rPr>
        <w:t>Javadoc</w:t>
      </w:r>
      <w:proofErr w:type="spellEnd"/>
      <w:r w:rsidRPr="00BE1493">
        <w:rPr>
          <w:b/>
        </w:rPr>
        <w:t>…</w:t>
      </w:r>
    </w:p>
    <w:p w:rsidR="005F6B5A" w:rsidRDefault="00BE1493" w:rsidP="005F6B5A">
      <w:pPr>
        <w:pStyle w:val="ListParagraph"/>
        <w:numPr>
          <w:ilvl w:val="0"/>
          <w:numId w:val="11"/>
        </w:numPr>
      </w:pPr>
      <w:r>
        <w:t xml:space="preserve">Click the </w:t>
      </w:r>
      <w:r w:rsidRPr="006A41A0">
        <w:rPr>
          <w:b/>
        </w:rPr>
        <w:t>Configure…</w:t>
      </w:r>
      <w:r>
        <w:t xml:space="preserve"> button next to the </w:t>
      </w:r>
      <w:proofErr w:type="spellStart"/>
      <w:r w:rsidRPr="006A41A0">
        <w:rPr>
          <w:b/>
        </w:rPr>
        <w:t>Javadoc</w:t>
      </w:r>
      <w:proofErr w:type="spellEnd"/>
      <w:r w:rsidRPr="006A41A0">
        <w:rPr>
          <w:b/>
        </w:rPr>
        <w:t xml:space="preserve"> command</w:t>
      </w:r>
      <w:r>
        <w:t xml:space="preserve"> field and navigate to the </w:t>
      </w:r>
      <w:r w:rsidRPr="006A41A0">
        <w:rPr>
          <w:b/>
        </w:rPr>
        <w:t>javadoc.exe</w:t>
      </w:r>
      <w:r w:rsidR="006A41A0">
        <w:t xml:space="preserve"> within your Java JDK installation</w:t>
      </w:r>
    </w:p>
    <w:p w:rsidR="006A41A0" w:rsidRDefault="006A41A0" w:rsidP="006A41A0">
      <w:pPr>
        <w:pStyle w:val="ListParagraph"/>
        <w:numPr>
          <w:ilvl w:val="1"/>
          <w:numId w:val="11"/>
        </w:numPr>
      </w:pPr>
      <w:r>
        <w:t xml:space="preserve">An example path is </w:t>
      </w:r>
      <w:r w:rsidRPr="006A41A0">
        <w:rPr>
          <w:b/>
          <w:i/>
        </w:rPr>
        <w:t>C:\Program Files (x86)\Java\jdk1.6.0_23\bin\javadoc.exe</w:t>
      </w:r>
      <w:r>
        <w:t xml:space="preserve"> </w:t>
      </w:r>
    </w:p>
    <w:p w:rsidR="006A41A0" w:rsidRDefault="006A41A0" w:rsidP="006A41A0">
      <w:pPr>
        <w:pStyle w:val="ListParagraph"/>
        <w:numPr>
          <w:ilvl w:val="0"/>
          <w:numId w:val="11"/>
        </w:numPr>
      </w:pPr>
      <w:r>
        <w:t xml:space="preserve">Expand the dropdown menu for the </w:t>
      </w:r>
      <w:proofErr w:type="spellStart"/>
      <w:r>
        <w:t>PeerGroupManager</w:t>
      </w:r>
      <w:proofErr w:type="spellEnd"/>
      <w:r>
        <w:t xml:space="preserve"> in the </w:t>
      </w:r>
      <w:r>
        <w:rPr>
          <w:b/>
        </w:rPr>
        <w:t>S</w:t>
      </w:r>
      <w:r w:rsidRPr="006A41A0">
        <w:rPr>
          <w:b/>
        </w:rPr>
        <w:t>el</w:t>
      </w:r>
      <w:r>
        <w:rPr>
          <w:b/>
        </w:rPr>
        <w:t>e</w:t>
      </w:r>
      <w:r w:rsidRPr="006A41A0">
        <w:rPr>
          <w:b/>
        </w:rPr>
        <w:t xml:space="preserve">ct types for which </w:t>
      </w:r>
      <w:proofErr w:type="spellStart"/>
      <w:r w:rsidRPr="006A41A0">
        <w:rPr>
          <w:b/>
        </w:rPr>
        <w:t>Javadoc</w:t>
      </w:r>
      <w:proofErr w:type="spellEnd"/>
      <w:r w:rsidRPr="006A41A0">
        <w:rPr>
          <w:b/>
        </w:rPr>
        <w:t xml:space="preserve"> will be generated</w:t>
      </w:r>
      <w:r>
        <w:t xml:space="preserve"> field</w:t>
      </w:r>
      <w:r w:rsidR="00E13687">
        <w:t xml:space="preserve"> and uncheck the </w:t>
      </w:r>
      <w:r w:rsidR="00E13687" w:rsidRPr="00E13687">
        <w:rPr>
          <w:b/>
        </w:rPr>
        <w:t>gen</w:t>
      </w:r>
      <w:r w:rsidR="00E13687">
        <w:t xml:space="preserve"> directory leaving only the </w:t>
      </w:r>
      <w:proofErr w:type="spellStart"/>
      <w:r w:rsidR="00E13687" w:rsidRPr="00E13687">
        <w:rPr>
          <w:b/>
        </w:rPr>
        <w:t>src</w:t>
      </w:r>
      <w:proofErr w:type="spellEnd"/>
      <w:r w:rsidR="00E13687">
        <w:t xml:space="preserve"> directory checked</w:t>
      </w:r>
    </w:p>
    <w:p w:rsidR="00E13687" w:rsidRDefault="00E13687" w:rsidP="006A41A0">
      <w:pPr>
        <w:pStyle w:val="ListParagraph"/>
        <w:numPr>
          <w:ilvl w:val="0"/>
          <w:numId w:val="11"/>
        </w:numPr>
      </w:pPr>
      <w:r>
        <w:t xml:space="preserve">Click </w:t>
      </w:r>
      <w:r w:rsidRPr="00E13687">
        <w:rPr>
          <w:b/>
        </w:rPr>
        <w:t>Finish</w:t>
      </w:r>
      <w:r>
        <w:rPr>
          <w:b/>
        </w:rPr>
        <w:t xml:space="preserve"> </w:t>
      </w:r>
      <w:r w:rsidR="00F2799B">
        <w:t xml:space="preserve">and the </w:t>
      </w:r>
      <w:proofErr w:type="spellStart"/>
      <w:r w:rsidR="00F2799B">
        <w:t>Javad</w:t>
      </w:r>
      <w:r>
        <w:t>ocs</w:t>
      </w:r>
      <w:proofErr w:type="spellEnd"/>
      <w:r>
        <w:t xml:space="preserve"> will be generated in the </w:t>
      </w:r>
      <w:r w:rsidRPr="00E13687">
        <w:rPr>
          <w:b/>
        </w:rPr>
        <w:t>doc</w:t>
      </w:r>
      <w:r>
        <w:t xml:space="preserve"> directory of the </w:t>
      </w:r>
      <w:proofErr w:type="spellStart"/>
      <w:r>
        <w:t>PeerGroupManager</w:t>
      </w:r>
      <w:proofErr w:type="spellEnd"/>
      <w:r>
        <w:t xml:space="preserve"> project</w:t>
      </w:r>
    </w:p>
    <w:p w:rsidR="00B9652C" w:rsidRPr="004D43C3" w:rsidRDefault="00F2799B" w:rsidP="007C5FFA">
      <w:pPr>
        <w:ind w:left="360"/>
      </w:pPr>
      <w:r w:rsidRPr="001A1950">
        <w:rPr>
          <w:b/>
        </w:rPr>
        <w:t>Note:</w:t>
      </w:r>
      <w:r>
        <w:t xml:space="preserve"> Sometimes if APIs are removed from the code, they will still appear in the </w:t>
      </w:r>
      <w:proofErr w:type="spellStart"/>
      <w:r>
        <w:t>Javadocs</w:t>
      </w:r>
      <w:proofErr w:type="spellEnd"/>
      <w:r>
        <w:t xml:space="preserve">. In this case simply delete all of the old </w:t>
      </w:r>
      <w:proofErr w:type="spellStart"/>
      <w:r>
        <w:t>Javadocs</w:t>
      </w:r>
      <w:proofErr w:type="spellEnd"/>
      <w:r>
        <w:t xml:space="preserve"> in the </w:t>
      </w:r>
      <w:proofErr w:type="gramStart"/>
      <w:r w:rsidRPr="001A1950">
        <w:rPr>
          <w:b/>
        </w:rPr>
        <w:t>docs</w:t>
      </w:r>
      <w:proofErr w:type="gramEnd"/>
      <w:r>
        <w:t xml:space="preserve"> directory and regenerate </w:t>
      </w:r>
      <w:r w:rsidR="001F1BD8">
        <w:t>everything</w:t>
      </w:r>
      <w:r>
        <w:t>.</w:t>
      </w:r>
    </w:p>
    <w:p w:rsidR="008F2D56" w:rsidRPr="008F2D56" w:rsidRDefault="008F2D56" w:rsidP="008F2D56">
      <w:pPr>
        <w:pStyle w:val="Heading2"/>
      </w:pPr>
      <w:bookmarkStart w:id="54" w:name="_Toc342379495"/>
      <w:r>
        <w:t xml:space="preserve">Adding the </w:t>
      </w:r>
      <w:proofErr w:type="spellStart"/>
      <w:r>
        <w:t>PeerGroupManager</w:t>
      </w:r>
      <w:proofErr w:type="spellEnd"/>
      <w:r>
        <w:t xml:space="preserve"> to your Application</w:t>
      </w:r>
      <w:bookmarkEnd w:id="54"/>
    </w:p>
    <w:p w:rsidR="003165C8" w:rsidRDefault="003165C8" w:rsidP="003165C8">
      <w:pPr>
        <w:pStyle w:val="ListParagraph"/>
        <w:numPr>
          <w:ilvl w:val="0"/>
          <w:numId w:val="7"/>
        </w:numPr>
      </w:pPr>
      <w:r>
        <w:t xml:space="preserve">Copy the </w:t>
      </w:r>
      <w:r w:rsidRPr="00260841">
        <w:rPr>
          <w:b/>
        </w:rPr>
        <w:t>peergroupmanager.jar</w:t>
      </w:r>
      <w:r>
        <w:t xml:space="preserve"> from </w:t>
      </w:r>
      <w:proofErr w:type="spellStart"/>
      <w:r w:rsidRPr="003165C8">
        <w:rPr>
          <w:b/>
          <w:i/>
        </w:rPr>
        <w:t>PeerGroupManager</w:t>
      </w:r>
      <w:proofErr w:type="spellEnd"/>
      <w:r w:rsidRPr="003165C8">
        <w:rPr>
          <w:b/>
          <w:i/>
        </w:rPr>
        <w:t>/bin</w:t>
      </w:r>
      <w:r>
        <w:t xml:space="preserve"> into the </w:t>
      </w:r>
      <w:r w:rsidRPr="003165C8">
        <w:rPr>
          <w:b/>
          <w:i/>
        </w:rPr>
        <w:t>libs</w:t>
      </w:r>
      <w:r>
        <w:t xml:space="preserve"> directory of your Android project</w:t>
      </w:r>
    </w:p>
    <w:p w:rsidR="00911A90" w:rsidRDefault="00911A90" w:rsidP="003165C8">
      <w:pPr>
        <w:pStyle w:val="ListParagraph"/>
        <w:numPr>
          <w:ilvl w:val="0"/>
          <w:numId w:val="7"/>
        </w:numPr>
      </w:pPr>
      <w:r>
        <w:t xml:space="preserve">Right-click on your project in the package explorer of Eclipse and select </w:t>
      </w:r>
      <w:r w:rsidRPr="00911A90">
        <w:rPr>
          <w:b/>
        </w:rPr>
        <w:t>Build Path</w:t>
      </w:r>
      <w:r>
        <w:t xml:space="preserve"> </w:t>
      </w:r>
      <w:r>
        <w:sym w:font="Wingdings" w:char="F0E0"/>
      </w:r>
      <w:r>
        <w:t xml:space="preserve"> </w:t>
      </w:r>
      <w:r w:rsidRPr="00911A90">
        <w:rPr>
          <w:b/>
        </w:rPr>
        <w:t>Configure Build Path</w:t>
      </w:r>
      <w:r>
        <w:rPr>
          <w:b/>
        </w:rPr>
        <w:t>…</w:t>
      </w:r>
    </w:p>
    <w:p w:rsidR="00911A90" w:rsidRDefault="00911A90" w:rsidP="003165C8">
      <w:pPr>
        <w:pStyle w:val="ListParagraph"/>
        <w:numPr>
          <w:ilvl w:val="0"/>
          <w:numId w:val="7"/>
        </w:numPr>
      </w:pPr>
      <w:r>
        <w:t xml:space="preserve">Select the </w:t>
      </w:r>
      <w:r w:rsidRPr="00911A90">
        <w:rPr>
          <w:b/>
        </w:rPr>
        <w:t>Libraries</w:t>
      </w:r>
      <w:r>
        <w:t xml:space="preserve"> Tab and click on the </w:t>
      </w:r>
      <w:r w:rsidRPr="00911A90">
        <w:rPr>
          <w:b/>
        </w:rPr>
        <w:t xml:space="preserve">Add </w:t>
      </w:r>
      <w:r w:rsidR="00754156">
        <w:rPr>
          <w:b/>
        </w:rPr>
        <w:t>JARs</w:t>
      </w:r>
      <w:r w:rsidRPr="00911A90">
        <w:rPr>
          <w:b/>
        </w:rPr>
        <w:t>…</w:t>
      </w:r>
      <w:r>
        <w:t xml:space="preserve"> button</w:t>
      </w:r>
    </w:p>
    <w:p w:rsidR="00A83985" w:rsidRDefault="00911A90" w:rsidP="00A83985">
      <w:pPr>
        <w:pStyle w:val="ListParagraph"/>
        <w:numPr>
          <w:ilvl w:val="0"/>
          <w:numId w:val="7"/>
        </w:numPr>
        <w:spacing w:after="0"/>
      </w:pPr>
      <w:r>
        <w:t xml:space="preserve">Navigate to the </w:t>
      </w:r>
      <w:r w:rsidRPr="00911A90">
        <w:rPr>
          <w:b/>
        </w:rPr>
        <w:t>peergroupmanager.jar</w:t>
      </w:r>
      <w:r>
        <w:t xml:space="preserve"> in the </w:t>
      </w:r>
      <w:r w:rsidRPr="00911A90">
        <w:rPr>
          <w:b/>
          <w:i/>
        </w:rPr>
        <w:t>libs</w:t>
      </w:r>
      <w:r>
        <w:t xml:space="preserve"> directory of your project and click </w:t>
      </w:r>
      <w:r w:rsidRPr="00911A90">
        <w:rPr>
          <w:b/>
        </w:rPr>
        <w:t>OK</w:t>
      </w:r>
      <w:r>
        <w:t xml:space="preserve"> followed by </w:t>
      </w:r>
      <w:r w:rsidRPr="00911A90">
        <w:rPr>
          <w:b/>
        </w:rPr>
        <w:t>OK</w:t>
      </w:r>
      <w:r>
        <w:t xml:space="preserve"> again</w:t>
      </w:r>
    </w:p>
    <w:p w:rsidR="007458B8" w:rsidRPr="00A83985" w:rsidRDefault="007458B8" w:rsidP="00A83985">
      <w:pPr>
        <w:pStyle w:val="Heading1"/>
      </w:pPr>
      <w:bookmarkStart w:id="55" w:name="_Toc342379496"/>
      <w:r w:rsidRPr="00A83985">
        <w:t>APIs</w:t>
      </w:r>
      <w:bookmarkEnd w:id="55"/>
    </w:p>
    <w:p w:rsidR="0067314A" w:rsidRDefault="00081810" w:rsidP="00FA1CB8">
      <w:pPr>
        <w:spacing w:after="0"/>
        <w:ind w:firstLine="720"/>
      </w:pPr>
      <w:r>
        <w:t>For the A</w:t>
      </w:r>
      <w:r w:rsidR="00F2799B">
        <w:t xml:space="preserve">PIs, please refer to the </w:t>
      </w:r>
      <w:proofErr w:type="spellStart"/>
      <w:r w:rsidR="00F2799B">
        <w:t>Javad</w:t>
      </w:r>
      <w:r>
        <w:t>ocs</w:t>
      </w:r>
      <w:proofErr w:type="spellEnd"/>
      <w:r>
        <w:t xml:space="preserve"> </w:t>
      </w:r>
      <w:r w:rsidR="00FF1BEF">
        <w:t>located</w:t>
      </w:r>
      <w:r>
        <w:t xml:space="preserve"> in the</w:t>
      </w:r>
      <w:r w:rsidR="00FF1BEF">
        <w:t xml:space="preserve"> </w:t>
      </w:r>
      <w:proofErr w:type="gramStart"/>
      <w:r w:rsidR="00FF1BEF" w:rsidRPr="00FF1BEF">
        <w:rPr>
          <w:b/>
          <w:i/>
        </w:rPr>
        <w:t>docs</w:t>
      </w:r>
      <w:proofErr w:type="gramEnd"/>
      <w:r w:rsidR="00FF1BEF">
        <w:t xml:space="preserve"> subdirectory of the</w:t>
      </w:r>
      <w:r>
        <w:t xml:space="preserve"> </w:t>
      </w:r>
      <w:proofErr w:type="spellStart"/>
      <w:r w:rsidRPr="007C5FFA">
        <w:rPr>
          <w:b/>
        </w:rPr>
        <w:t>PeerGroupManager</w:t>
      </w:r>
      <w:proofErr w:type="spellEnd"/>
      <w:r w:rsidR="005B6F51">
        <w:t xml:space="preserve"> </w:t>
      </w:r>
      <w:r w:rsidR="000E093C">
        <w:t>project.</w:t>
      </w:r>
    </w:p>
    <w:p w:rsidR="0067314A" w:rsidRDefault="0067314A" w:rsidP="0067314A">
      <w:pPr>
        <w:pStyle w:val="Heading1"/>
      </w:pPr>
      <w:bookmarkStart w:id="56" w:name="_Toc342379497"/>
      <w:r>
        <w:t>Usage</w:t>
      </w:r>
      <w:bookmarkEnd w:id="56"/>
    </w:p>
    <w:p w:rsidR="005B6F51" w:rsidRDefault="008639E0" w:rsidP="00FA1CB8">
      <w:pPr>
        <w:spacing w:after="0"/>
      </w:pPr>
      <w:r>
        <w:tab/>
      </w:r>
      <w:r w:rsidR="00624D6D">
        <w:t xml:space="preserve">This is an example of how </w:t>
      </w:r>
      <w:r w:rsidR="004611CD">
        <w:t>a typical android application might use the Peer</w:t>
      </w:r>
      <w:r w:rsidR="000E093C">
        <w:t xml:space="preserve"> </w:t>
      </w:r>
      <w:r w:rsidR="004611CD">
        <w:t>Group Manager</w:t>
      </w:r>
      <w:r w:rsidR="00330A8B">
        <w:t xml:space="preserve">. The sample code used in </w:t>
      </w:r>
      <w:r w:rsidR="004D0227">
        <w:t>the following</w:t>
      </w:r>
      <w:r w:rsidR="00330A8B">
        <w:t xml:space="preserve"> example </w:t>
      </w:r>
      <w:r w:rsidR="00692BD8">
        <w:t xml:space="preserve">is based off of </w:t>
      </w:r>
      <w:r w:rsidR="00330A8B">
        <w:t xml:space="preserve">the Simple and Chat Java samples located in the </w:t>
      </w:r>
      <w:proofErr w:type="spellStart"/>
      <w:r w:rsidR="00330A8B">
        <w:t>AllJoyn</w:t>
      </w:r>
      <w:proofErr w:type="spellEnd"/>
      <w:r w:rsidR="00330A8B">
        <w:t xml:space="preserve"> SDK</w:t>
      </w:r>
      <w:r w:rsidR="00C12E9E">
        <w:t>.</w:t>
      </w:r>
    </w:p>
    <w:p w:rsidR="00BC3C3B" w:rsidRDefault="00BC3C3B" w:rsidP="00BC3C3B">
      <w:pPr>
        <w:pStyle w:val="Heading2"/>
      </w:pPr>
      <w:bookmarkStart w:id="57" w:name="_Toc342379498"/>
      <w:r>
        <w:t>Define the Interface</w:t>
      </w:r>
      <w:bookmarkEnd w:id="57"/>
    </w:p>
    <w:p w:rsidR="00BC3C3B" w:rsidRDefault="00512F7D" w:rsidP="00FA1CB8">
      <w:pPr>
        <w:spacing w:after="0"/>
      </w:pPr>
      <w:r>
        <w:tab/>
        <w:t xml:space="preserve">Define the </w:t>
      </w:r>
      <w:proofErr w:type="spellStart"/>
      <w:r>
        <w:t>AllJoyn</w:t>
      </w:r>
      <w:proofErr w:type="spellEnd"/>
      <w:r>
        <w:t xml:space="preserve"> interface. In this example the interface is called </w:t>
      </w:r>
      <w:proofErr w:type="spellStart"/>
      <w:r>
        <w:t>SimpleInterface</w:t>
      </w:r>
      <w:proofErr w:type="spellEnd"/>
      <w:r>
        <w:t xml:space="preserve"> and is composed of a method called Ping and a signal called Chat</w:t>
      </w:r>
      <w:r w:rsidR="00FA1CB8">
        <w:t>.</w:t>
      </w:r>
    </w:p>
    <w:p w:rsidR="00FA1CB8" w:rsidRDefault="00FA1CB8" w:rsidP="00FA1CB8">
      <w:pPr>
        <w:spacing w:after="0"/>
      </w:pPr>
    </w:p>
    <w:p w:rsidR="00BC3C3B" w:rsidRDefault="00BC3C3B" w:rsidP="00A8123B">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color w:val="646464"/>
          <w:sz w:val="20"/>
          <w:szCs w:val="20"/>
        </w:rPr>
        <w:t>@</w:t>
      </w:r>
      <w:proofErr w:type="spellStart"/>
      <w:r>
        <w:rPr>
          <w:rFonts w:ascii="Courier New" w:hAnsi="Courier New" w:cs="Courier New"/>
          <w:color w:val="646464"/>
          <w:sz w:val="20"/>
          <w:szCs w:val="20"/>
        </w:rPr>
        <w:t>BusInterface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name = </w:t>
      </w:r>
      <w:r>
        <w:rPr>
          <w:rFonts w:ascii="Courier New" w:hAnsi="Courier New" w:cs="Courier New"/>
          <w:color w:val="2A00FF"/>
          <w:sz w:val="20"/>
          <w:szCs w:val="20"/>
        </w:rPr>
        <w:t>"</w:t>
      </w:r>
      <w:proofErr w:type="spellStart"/>
      <w:r>
        <w:rPr>
          <w:rFonts w:ascii="Courier New" w:hAnsi="Courier New" w:cs="Courier New"/>
          <w:color w:val="2A00FF"/>
          <w:sz w:val="20"/>
          <w:szCs w:val="20"/>
        </w:rPr>
        <w:t>org.alljoyn.bus.samples.simple.SimpleInterface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BC3C3B" w:rsidRDefault="00BC3C3B" w:rsidP="00A8123B">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interface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SimpleInterface</w:t>
      </w:r>
      <w:proofErr w:type="spellEnd"/>
      <w:r>
        <w:rPr>
          <w:rFonts w:ascii="Courier New" w:hAnsi="Courier New" w:cs="Courier New"/>
          <w:color w:val="000000"/>
          <w:sz w:val="20"/>
          <w:szCs w:val="20"/>
        </w:rPr>
        <w:t xml:space="preserve"> {</w:t>
      </w:r>
    </w:p>
    <w:p w:rsidR="00BC3C3B" w:rsidRDefault="00BC3C3B" w:rsidP="00A8123B">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w:t>
      </w:r>
      <w:proofErr w:type="spellStart"/>
      <w:r>
        <w:rPr>
          <w:rFonts w:ascii="Courier New" w:hAnsi="Courier New" w:cs="Courier New"/>
          <w:color w:val="646464"/>
          <w:sz w:val="20"/>
          <w:szCs w:val="20"/>
        </w:rPr>
        <w:t>BusMethod</w:t>
      </w:r>
      <w:proofErr w:type="spellEnd"/>
    </w:p>
    <w:p w:rsidR="00BC3C3B" w:rsidRDefault="00BC3C3B" w:rsidP="00A8123B">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String </w:t>
      </w:r>
      <w:proofErr w:type="gramStart"/>
      <w:r>
        <w:rPr>
          <w:rFonts w:ascii="Courier New" w:hAnsi="Courier New" w:cs="Courier New"/>
          <w:color w:val="000000"/>
          <w:sz w:val="20"/>
          <w:szCs w:val="20"/>
        </w:rPr>
        <w:t>Ping(</w:t>
      </w:r>
      <w:proofErr w:type="gramEnd"/>
      <w:r>
        <w:rPr>
          <w:rFonts w:ascii="Courier New" w:hAnsi="Courier New" w:cs="Courier New"/>
          <w:color w:val="000000"/>
          <w:sz w:val="20"/>
          <w:szCs w:val="20"/>
        </w:rPr>
        <w:t xml:space="preserve">String </w:t>
      </w:r>
      <w:proofErr w:type="spellStart"/>
      <w:r>
        <w:rPr>
          <w:rFonts w:ascii="Courier New" w:hAnsi="Courier New" w:cs="Courier New"/>
          <w:color w:val="000000"/>
          <w:sz w:val="20"/>
          <w:szCs w:val="20"/>
        </w:rPr>
        <w:t>inStr</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BusException</w:t>
      </w:r>
      <w:proofErr w:type="spellEnd"/>
      <w:r>
        <w:rPr>
          <w:rFonts w:ascii="Courier New" w:hAnsi="Courier New" w:cs="Courier New"/>
          <w:color w:val="000000"/>
          <w:sz w:val="20"/>
          <w:szCs w:val="20"/>
        </w:rPr>
        <w:t>;</w:t>
      </w:r>
    </w:p>
    <w:p w:rsidR="00BC3C3B" w:rsidRDefault="00BC3C3B" w:rsidP="00A8123B">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p>
    <w:p w:rsidR="00BC3C3B" w:rsidRDefault="00BC3C3B" w:rsidP="00A8123B">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 xml:space="preserve">    @</w:t>
      </w:r>
      <w:proofErr w:type="spellStart"/>
      <w:r>
        <w:rPr>
          <w:rFonts w:ascii="Courier New" w:hAnsi="Courier New" w:cs="Courier New"/>
          <w:color w:val="646464"/>
          <w:sz w:val="20"/>
          <w:szCs w:val="20"/>
        </w:rPr>
        <w:t>BusSignal</w:t>
      </w:r>
      <w:proofErr w:type="spellEnd"/>
    </w:p>
    <w:p w:rsidR="00BC3C3B" w:rsidRDefault="00BC3C3B" w:rsidP="00A8123B">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Chat(String </w:t>
      </w:r>
      <w:proofErr w:type="spellStart"/>
      <w:r>
        <w:rPr>
          <w:rFonts w:ascii="Courier New" w:hAnsi="Courier New" w:cs="Courier New"/>
          <w:color w:val="000000"/>
          <w:sz w:val="20"/>
          <w:szCs w:val="20"/>
        </w:rPr>
        <w:t>str</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BusException</w:t>
      </w:r>
      <w:proofErr w:type="spellEnd"/>
      <w:r>
        <w:rPr>
          <w:rFonts w:ascii="Courier New" w:hAnsi="Courier New" w:cs="Courier New"/>
          <w:color w:val="000000"/>
          <w:sz w:val="20"/>
          <w:szCs w:val="20"/>
        </w:rPr>
        <w:t>;</w:t>
      </w:r>
    </w:p>
    <w:p w:rsidR="00816586" w:rsidRDefault="00BC3C3B" w:rsidP="008D1195">
      <w:pPr>
        <w:shd w:val="clear" w:color="auto" w:fill="F2F2F2" w:themeFill="background1" w:themeFillShade="F2"/>
        <w:spacing w:after="0"/>
        <w:rPr>
          <w:rFonts w:ascii="Courier New" w:hAnsi="Courier New" w:cs="Courier New"/>
          <w:color w:val="000000"/>
          <w:sz w:val="20"/>
          <w:szCs w:val="20"/>
        </w:rPr>
      </w:pPr>
      <w:r>
        <w:rPr>
          <w:rFonts w:ascii="Courier New" w:hAnsi="Courier New" w:cs="Courier New"/>
          <w:color w:val="000000"/>
          <w:sz w:val="20"/>
          <w:szCs w:val="20"/>
        </w:rPr>
        <w:t>}</w:t>
      </w:r>
    </w:p>
    <w:p w:rsidR="00816586" w:rsidRPr="00816586" w:rsidRDefault="00816586" w:rsidP="00816586">
      <w:pPr>
        <w:shd w:val="clear" w:color="auto" w:fill="FFFFFF" w:themeFill="background1"/>
        <w:rPr>
          <w:rFonts w:ascii="Courier New" w:hAnsi="Courier New" w:cs="Courier New"/>
          <w:color w:val="000000"/>
          <w:sz w:val="20"/>
          <w:szCs w:val="20"/>
        </w:rPr>
      </w:pPr>
    </w:p>
    <w:p w:rsidR="008749E6" w:rsidRDefault="008749E6" w:rsidP="00324596">
      <w:pPr>
        <w:pStyle w:val="Heading2"/>
      </w:pPr>
      <w:bookmarkStart w:id="58" w:name="_Toc342379499"/>
      <w:r>
        <w:t>Declare your Peer</w:t>
      </w:r>
      <w:r w:rsidR="00B16132">
        <w:t xml:space="preserve"> </w:t>
      </w:r>
      <w:r>
        <w:t>Group</w:t>
      </w:r>
      <w:r w:rsidR="00B16132">
        <w:t xml:space="preserve"> </w:t>
      </w:r>
      <w:r>
        <w:t>Manager member</w:t>
      </w:r>
      <w:bookmarkEnd w:id="58"/>
    </w:p>
    <w:p w:rsidR="008749E6" w:rsidRDefault="008749E6" w:rsidP="00FA1CB8">
      <w:pPr>
        <w:spacing w:after="0"/>
      </w:pPr>
      <w:r>
        <w:tab/>
        <w:t>Declare your Peer</w:t>
      </w:r>
      <w:r w:rsidR="00211CA5">
        <w:t xml:space="preserve"> </w:t>
      </w:r>
      <w:r>
        <w:t>Group</w:t>
      </w:r>
      <w:r w:rsidR="00211CA5">
        <w:t xml:space="preserve"> </w:t>
      </w:r>
      <w:r>
        <w:t>Manager member so that it can be used throughout your code.</w:t>
      </w:r>
    </w:p>
    <w:p w:rsidR="00FA1CB8" w:rsidRDefault="00FA1CB8" w:rsidP="00FA1CB8">
      <w:pPr>
        <w:spacing w:after="0"/>
      </w:pPr>
    </w:p>
    <w:p w:rsidR="001E3E2B" w:rsidRDefault="008749E6" w:rsidP="002457D8">
      <w:pPr>
        <w:shd w:val="clear" w:color="auto" w:fill="F2F2F2" w:themeFill="background1" w:themeFillShade="F2"/>
        <w:spacing w:after="0"/>
        <w:rPr>
          <w:rFonts w:ascii="Courier New" w:hAnsi="Courier New" w:cs="Courier New"/>
          <w:color w:val="000000"/>
          <w:sz w:val="20"/>
          <w:szCs w:val="20"/>
        </w:rPr>
      </w:pP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PeerGroupManager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pgm</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2457D8" w:rsidRPr="00EC5580" w:rsidRDefault="002457D8" w:rsidP="002457D8">
      <w:pPr>
        <w:shd w:val="clear" w:color="auto" w:fill="FFFFFF" w:themeFill="background1"/>
        <w:spacing w:after="0"/>
        <w:rPr>
          <w:rFonts w:ascii="Courier New" w:hAnsi="Courier New" w:cs="Courier New"/>
          <w:color w:val="000000"/>
          <w:sz w:val="20"/>
          <w:szCs w:val="20"/>
        </w:rPr>
      </w:pPr>
    </w:p>
    <w:p w:rsidR="00324596" w:rsidRDefault="00324596" w:rsidP="00324596">
      <w:pPr>
        <w:pStyle w:val="Heading2"/>
      </w:pPr>
      <w:bookmarkStart w:id="59" w:name="_Toc342379500"/>
      <w:r>
        <w:t>Implement the Bus Object</w:t>
      </w:r>
      <w:bookmarkEnd w:id="59"/>
    </w:p>
    <w:p w:rsidR="00A8123B" w:rsidRDefault="00A8123B" w:rsidP="00FA1CB8">
      <w:pPr>
        <w:spacing w:after="0"/>
      </w:pPr>
      <w:r>
        <w:tab/>
        <w:t xml:space="preserve">Create </w:t>
      </w:r>
      <w:r w:rsidR="002749BC">
        <w:t>your</w:t>
      </w:r>
      <w:r>
        <w:t xml:space="preserve"> </w:t>
      </w:r>
      <w:proofErr w:type="spellStart"/>
      <w:r>
        <w:t>BusObject</w:t>
      </w:r>
      <w:proofErr w:type="spellEnd"/>
      <w:r>
        <w:t xml:space="preserve"> class that implements your interface, </w:t>
      </w:r>
      <w:proofErr w:type="spellStart"/>
      <w:r>
        <w:t>SimpleInterface</w:t>
      </w:r>
      <w:proofErr w:type="spellEnd"/>
      <w:r>
        <w:t xml:space="preserve"> in this example, and the </w:t>
      </w:r>
      <w:proofErr w:type="spellStart"/>
      <w:r>
        <w:t>BusObject</w:t>
      </w:r>
      <w:proofErr w:type="spellEnd"/>
      <w:r>
        <w:t xml:space="preserve"> interface.</w:t>
      </w:r>
      <w:r w:rsidR="009150BE">
        <w:t xml:space="preserve"> In this example, the </w:t>
      </w:r>
      <w:r w:rsidR="009150BE" w:rsidRPr="009150BE">
        <w:rPr>
          <w:i/>
        </w:rPr>
        <w:t>Ping</w:t>
      </w:r>
      <w:r w:rsidR="009150BE">
        <w:t xml:space="preserve"> method simply sends the </w:t>
      </w:r>
      <w:r w:rsidR="00AD0BAE">
        <w:t xml:space="preserve">message received to the UI and then echoes it </w:t>
      </w:r>
      <w:r w:rsidR="00487311">
        <w:t>back to the caller</w:t>
      </w:r>
      <w:r w:rsidR="009150BE">
        <w:t>.</w:t>
      </w:r>
      <w:r w:rsidR="005601A9">
        <w:t xml:space="preserve"> Notice that the implementation for the </w:t>
      </w:r>
      <w:r w:rsidR="005601A9" w:rsidRPr="005601A9">
        <w:rPr>
          <w:i/>
        </w:rPr>
        <w:t>Chat</w:t>
      </w:r>
      <w:r w:rsidR="005601A9">
        <w:t xml:space="preserve"> signal is empty. That is because when signals are received, they trigger a signal handler to execute so our implementation for </w:t>
      </w:r>
      <w:r w:rsidR="005601A9" w:rsidRPr="005601A9">
        <w:rPr>
          <w:i/>
        </w:rPr>
        <w:t>Chat</w:t>
      </w:r>
      <w:r w:rsidR="005601A9">
        <w:t xml:space="preserve"> will reside in its signal handler</w:t>
      </w:r>
      <w:r w:rsidR="007907FC">
        <w:t>.</w:t>
      </w:r>
      <w:r w:rsidR="00197196">
        <w:t xml:space="preserve"> Note: The </w:t>
      </w:r>
      <w:proofErr w:type="spellStart"/>
      <w:r w:rsidR="00197196">
        <w:t>BusObject</w:t>
      </w:r>
      <w:proofErr w:type="spellEnd"/>
      <w:r w:rsidR="00197196">
        <w:t xml:space="preserve"> class is defined in </w:t>
      </w:r>
      <w:proofErr w:type="spellStart"/>
      <w:r w:rsidR="00197196">
        <w:t>AllJoyn</w:t>
      </w:r>
      <w:proofErr w:type="spellEnd"/>
      <w:r w:rsidR="00197196">
        <w:t xml:space="preserve">. Please refer to the </w:t>
      </w:r>
      <w:proofErr w:type="spellStart"/>
      <w:r w:rsidR="00197196">
        <w:t>AllJoyn</w:t>
      </w:r>
      <w:proofErr w:type="spellEnd"/>
      <w:r w:rsidR="00197196">
        <w:t xml:space="preserve"> documentation for more details.</w:t>
      </w:r>
    </w:p>
    <w:p w:rsidR="00FA1CB8" w:rsidRPr="00A8123B" w:rsidRDefault="00FA1CB8" w:rsidP="00FA1CB8">
      <w:pPr>
        <w:spacing w:after="0"/>
      </w:pPr>
    </w:p>
    <w:p w:rsidR="00FE4FC9" w:rsidRDefault="00FE4FC9" w:rsidP="005F3DDE">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class</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SimpleService</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SimpleInterface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BusObject</w:t>
      </w:r>
      <w:proofErr w:type="spellEnd"/>
      <w:r>
        <w:rPr>
          <w:rFonts w:ascii="Courier New" w:hAnsi="Courier New" w:cs="Courier New"/>
          <w:color w:val="000000"/>
          <w:sz w:val="20"/>
          <w:szCs w:val="20"/>
        </w:rPr>
        <w:t xml:space="preserve"> {</w:t>
      </w:r>
    </w:p>
    <w:p w:rsidR="00FE4FC9" w:rsidRDefault="00FE4FC9" w:rsidP="005F3DDE">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p>
    <w:p w:rsidR="00A8123B" w:rsidRDefault="00DF7651" w:rsidP="005F3DDE">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b/>
          <w:bCs/>
          <w:color w:val="7F0055"/>
          <w:sz w:val="20"/>
          <w:szCs w:val="20"/>
        </w:rPr>
        <w:t xml:space="preserve">    </w:t>
      </w:r>
      <w:proofErr w:type="gramStart"/>
      <w:r w:rsidR="00A8123B">
        <w:rPr>
          <w:rFonts w:ascii="Courier New" w:hAnsi="Courier New" w:cs="Courier New"/>
          <w:b/>
          <w:bCs/>
          <w:color w:val="7F0055"/>
          <w:sz w:val="20"/>
          <w:szCs w:val="20"/>
        </w:rPr>
        <w:t>public</w:t>
      </w:r>
      <w:proofErr w:type="gramEnd"/>
      <w:r w:rsidR="00A8123B">
        <w:rPr>
          <w:rFonts w:ascii="Courier New" w:hAnsi="Courier New" w:cs="Courier New"/>
          <w:color w:val="000000"/>
          <w:sz w:val="20"/>
          <w:szCs w:val="20"/>
        </w:rPr>
        <w:t xml:space="preserve"> String Ping(String </w:t>
      </w:r>
      <w:proofErr w:type="spellStart"/>
      <w:r w:rsidR="00A8123B">
        <w:rPr>
          <w:rFonts w:ascii="Courier New" w:hAnsi="Courier New" w:cs="Courier New"/>
          <w:color w:val="000000"/>
          <w:sz w:val="20"/>
          <w:szCs w:val="20"/>
        </w:rPr>
        <w:t>inStr</w:t>
      </w:r>
      <w:proofErr w:type="spellEnd"/>
      <w:r w:rsidR="00A8123B">
        <w:rPr>
          <w:rFonts w:ascii="Courier New" w:hAnsi="Courier New" w:cs="Courier New"/>
          <w:color w:val="000000"/>
          <w:sz w:val="20"/>
          <w:szCs w:val="20"/>
        </w:rPr>
        <w:t>) {</w:t>
      </w:r>
    </w:p>
    <w:p w:rsidR="00171536" w:rsidRDefault="00171536" w:rsidP="005F3DDE">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Display the message received */</w:t>
      </w:r>
    </w:p>
    <w:p w:rsidR="00A8123B" w:rsidRDefault="00DF7651" w:rsidP="005F3DDE">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A8123B">
        <w:rPr>
          <w:rFonts w:ascii="Courier New" w:hAnsi="Courier New" w:cs="Courier New"/>
          <w:color w:val="000000"/>
          <w:sz w:val="20"/>
          <w:szCs w:val="20"/>
        </w:rPr>
        <w:t xml:space="preserve">    </w:t>
      </w:r>
      <w:proofErr w:type="spellStart"/>
      <w:proofErr w:type="gramStart"/>
      <w:r w:rsidR="00A8123B">
        <w:rPr>
          <w:rFonts w:ascii="Courier New" w:hAnsi="Courier New" w:cs="Courier New"/>
          <w:color w:val="000000"/>
          <w:sz w:val="20"/>
          <w:szCs w:val="20"/>
        </w:rPr>
        <w:t>sendUiMessage</w:t>
      </w:r>
      <w:proofErr w:type="spellEnd"/>
      <w:r w:rsidR="00A8123B">
        <w:rPr>
          <w:rFonts w:ascii="Courier New" w:hAnsi="Courier New" w:cs="Courier New"/>
          <w:color w:val="000000"/>
          <w:sz w:val="20"/>
          <w:szCs w:val="20"/>
        </w:rPr>
        <w:t>(</w:t>
      </w:r>
      <w:proofErr w:type="gramEnd"/>
      <w:r w:rsidR="00A8123B">
        <w:rPr>
          <w:rFonts w:ascii="Courier New" w:hAnsi="Courier New" w:cs="Courier New"/>
          <w:i/>
          <w:iCs/>
          <w:color w:val="0000C0"/>
          <w:sz w:val="20"/>
          <w:szCs w:val="20"/>
        </w:rPr>
        <w:t>MESSAGE_PING</w:t>
      </w:r>
      <w:r w:rsidR="00A8123B">
        <w:rPr>
          <w:rFonts w:ascii="Courier New" w:hAnsi="Courier New" w:cs="Courier New"/>
          <w:color w:val="000000"/>
          <w:sz w:val="20"/>
          <w:szCs w:val="20"/>
        </w:rPr>
        <w:t xml:space="preserve">, </w:t>
      </w:r>
      <w:proofErr w:type="spellStart"/>
      <w:r w:rsidR="00A8123B">
        <w:rPr>
          <w:rFonts w:ascii="Courier New" w:hAnsi="Courier New" w:cs="Courier New"/>
          <w:color w:val="000000"/>
          <w:sz w:val="20"/>
          <w:szCs w:val="20"/>
        </w:rPr>
        <w:t>inStr</w:t>
      </w:r>
      <w:proofErr w:type="spellEnd"/>
      <w:r w:rsidR="00A8123B">
        <w:rPr>
          <w:rFonts w:ascii="Courier New" w:hAnsi="Courier New" w:cs="Courier New"/>
          <w:color w:val="000000"/>
          <w:sz w:val="20"/>
          <w:szCs w:val="20"/>
        </w:rPr>
        <w:t>);</w:t>
      </w:r>
    </w:p>
    <w:p w:rsidR="00A8123B" w:rsidRDefault="00A8123B" w:rsidP="005F3DDE">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p>
    <w:p w:rsidR="00171536" w:rsidRDefault="00DF7651" w:rsidP="005F3DDE">
      <w:pPr>
        <w:shd w:val="clear" w:color="auto" w:fill="F2F2F2" w:themeFill="background1" w:themeFillShade="F2"/>
        <w:autoSpaceDE w:val="0"/>
        <w:autoSpaceDN w:val="0"/>
        <w:adjustRightInd w:val="0"/>
        <w:spacing w:after="0" w:line="240" w:lineRule="auto"/>
        <w:rPr>
          <w:rFonts w:ascii="Courier New" w:hAnsi="Courier New" w:cs="Courier New"/>
          <w:color w:val="3F7F5F"/>
          <w:sz w:val="20"/>
          <w:szCs w:val="20"/>
        </w:rPr>
      </w:pPr>
      <w:r>
        <w:rPr>
          <w:rFonts w:ascii="Courier New" w:hAnsi="Courier New" w:cs="Courier New"/>
          <w:color w:val="000000"/>
          <w:sz w:val="20"/>
          <w:szCs w:val="20"/>
        </w:rPr>
        <w:t xml:space="preserve">     </w:t>
      </w:r>
      <w:r w:rsidR="00A8123B">
        <w:rPr>
          <w:rFonts w:ascii="Courier New" w:hAnsi="Courier New" w:cs="Courier New"/>
          <w:color w:val="000000"/>
          <w:sz w:val="20"/>
          <w:szCs w:val="20"/>
        </w:rPr>
        <w:t xml:space="preserve">   </w:t>
      </w:r>
      <w:r w:rsidR="00A8123B">
        <w:rPr>
          <w:rFonts w:ascii="Courier New" w:hAnsi="Courier New" w:cs="Courier New"/>
          <w:color w:val="3F7F5F"/>
          <w:sz w:val="20"/>
          <w:szCs w:val="20"/>
        </w:rPr>
        <w:t xml:space="preserve">/* </w:t>
      </w:r>
    </w:p>
    <w:p w:rsidR="00171536" w:rsidRDefault="00171536" w:rsidP="005F3DDE">
      <w:pPr>
        <w:shd w:val="clear" w:color="auto" w:fill="F2F2F2" w:themeFill="background1" w:themeFillShade="F2"/>
        <w:autoSpaceDE w:val="0"/>
        <w:autoSpaceDN w:val="0"/>
        <w:adjustRightInd w:val="0"/>
        <w:spacing w:after="0" w:line="240" w:lineRule="auto"/>
        <w:rPr>
          <w:rFonts w:ascii="Courier New" w:hAnsi="Courier New" w:cs="Courier New"/>
          <w:color w:val="3F7F5F"/>
          <w:sz w:val="20"/>
          <w:szCs w:val="20"/>
        </w:rPr>
      </w:pPr>
      <w:r>
        <w:rPr>
          <w:rFonts w:ascii="Courier New" w:hAnsi="Courier New" w:cs="Courier New"/>
          <w:color w:val="3F7F5F"/>
          <w:sz w:val="20"/>
          <w:szCs w:val="20"/>
        </w:rPr>
        <w:t xml:space="preserve">         * Display the reply message which is the same string </w:t>
      </w:r>
    </w:p>
    <w:p w:rsidR="00171536" w:rsidRDefault="00171536" w:rsidP="005F3DDE">
      <w:pPr>
        <w:shd w:val="clear" w:color="auto" w:fill="F2F2F2" w:themeFill="background1" w:themeFillShade="F2"/>
        <w:autoSpaceDE w:val="0"/>
        <w:autoSpaceDN w:val="0"/>
        <w:adjustRightInd w:val="0"/>
        <w:spacing w:after="0" w:line="240" w:lineRule="auto"/>
        <w:rPr>
          <w:rFonts w:ascii="Courier New" w:hAnsi="Courier New" w:cs="Courier New"/>
          <w:color w:val="3F7F5F"/>
          <w:sz w:val="20"/>
          <w:szCs w:val="20"/>
        </w:rPr>
      </w:pPr>
      <w:r>
        <w:rPr>
          <w:rFonts w:ascii="Courier New" w:hAnsi="Courier New" w:cs="Courier New"/>
          <w:color w:val="3F7F5F"/>
          <w:sz w:val="20"/>
          <w:szCs w:val="20"/>
        </w:rPr>
        <w:t xml:space="preserve">         * </w:t>
      </w:r>
      <w:proofErr w:type="gramStart"/>
      <w:r>
        <w:rPr>
          <w:rFonts w:ascii="Courier New" w:hAnsi="Courier New" w:cs="Courier New"/>
          <w:color w:val="3F7F5F"/>
          <w:sz w:val="20"/>
          <w:szCs w:val="20"/>
        </w:rPr>
        <w:t>as</w:t>
      </w:r>
      <w:proofErr w:type="gramEnd"/>
      <w:r>
        <w:rPr>
          <w:rFonts w:ascii="Courier New" w:hAnsi="Courier New" w:cs="Courier New"/>
          <w:color w:val="3F7F5F"/>
          <w:sz w:val="20"/>
          <w:szCs w:val="20"/>
        </w:rPr>
        <w:t xml:space="preserve"> the message received.</w:t>
      </w:r>
    </w:p>
    <w:p w:rsidR="00A8123B" w:rsidRDefault="00171536" w:rsidP="005F3DDE">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r w:rsidR="00A8123B">
        <w:rPr>
          <w:rFonts w:ascii="Courier New" w:hAnsi="Courier New" w:cs="Courier New"/>
          <w:color w:val="3F7F5F"/>
          <w:sz w:val="20"/>
          <w:szCs w:val="20"/>
        </w:rPr>
        <w:t>*/</w:t>
      </w:r>
    </w:p>
    <w:p w:rsidR="00A8123B" w:rsidRDefault="00DF7651" w:rsidP="005F3DDE">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A8123B">
        <w:rPr>
          <w:rFonts w:ascii="Courier New" w:hAnsi="Courier New" w:cs="Courier New"/>
          <w:color w:val="000000"/>
          <w:sz w:val="20"/>
          <w:szCs w:val="20"/>
        </w:rPr>
        <w:t xml:space="preserve">  </w:t>
      </w:r>
      <w:proofErr w:type="spellStart"/>
      <w:proofErr w:type="gramStart"/>
      <w:r w:rsidR="00A8123B">
        <w:rPr>
          <w:rFonts w:ascii="Courier New" w:hAnsi="Courier New" w:cs="Courier New"/>
          <w:color w:val="000000"/>
          <w:sz w:val="20"/>
          <w:szCs w:val="20"/>
        </w:rPr>
        <w:t>sendUiMessage</w:t>
      </w:r>
      <w:proofErr w:type="spellEnd"/>
      <w:r w:rsidR="00A8123B">
        <w:rPr>
          <w:rFonts w:ascii="Courier New" w:hAnsi="Courier New" w:cs="Courier New"/>
          <w:color w:val="000000"/>
          <w:sz w:val="20"/>
          <w:szCs w:val="20"/>
        </w:rPr>
        <w:t>(</w:t>
      </w:r>
      <w:proofErr w:type="gramEnd"/>
      <w:r w:rsidR="00A8123B">
        <w:rPr>
          <w:rFonts w:ascii="Courier New" w:hAnsi="Courier New" w:cs="Courier New"/>
          <w:i/>
          <w:iCs/>
          <w:color w:val="0000C0"/>
          <w:sz w:val="20"/>
          <w:szCs w:val="20"/>
        </w:rPr>
        <w:t>MESSAGE_PING_REPLY</w:t>
      </w:r>
      <w:r w:rsidR="00A8123B">
        <w:rPr>
          <w:rFonts w:ascii="Courier New" w:hAnsi="Courier New" w:cs="Courier New"/>
          <w:color w:val="000000"/>
          <w:sz w:val="20"/>
          <w:szCs w:val="20"/>
        </w:rPr>
        <w:t xml:space="preserve">, </w:t>
      </w:r>
      <w:proofErr w:type="spellStart"/>
      <w:r w:rsidR="00A8123B">
        <w:rPr>
          <w:rFonts w:ascii="Courier New" w:hAnsi="Courier New" w:cs="Courier New"/>
          <w:color w:val="000000"/>
          <w:sz w:val="20"/>
          <w:szCs w:val="20"/>
        </w:rPr>
        <w:t>inStr</w:t>
      </w:r>
      <w:proofErr w:type="spellEnd"/>
      <w:r w:rsidR="00A8123B">
        <w:rPr>
          <w:rFonts w:ascii="Courier New" w:hAnsi="Courier New" w:cs="Courier New"/>
          <w:color w:val="000000"/>
          <w:sz w:val="20"/>
          <w:szCs w:val="20"/>
        </w:rPr>
        <w:t>);</w:t>
      </w:r>
    </w:p>
    <w:p w:rsidR="00770806" w:rsidRDefault="00DF7651" w:rsidP="005F3DDE">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sidR="00A8123B">
        <w:rPr>
          <w:rFonts w:ascii="Courier New" w:hAnsi="Courier New" w:cs="Courier New"/>
          <w:color w:val="000000"/>
          <w:sz w:val="20"/>
          <w:szCs w:val="20"/>
        </w:rPr>
        <w:t xml:space="preserve">    </w:t>
      </w:r>
      <w:r w:rsidR="00770806">
        <w:rPr>
          <w:rFonts w:ascii="Courier New" w:hAnsi="Courier New" w:cs="Courier New"/>
          <w:color w:val="3F7F5F"/>
          <w:sz w:val="20"/>
          <w:szCs w:val="20"/>
        </w:rPr>
        <w:t>/* Echo back to the caller */</w:t>
      </w:r>
    </w:p>
    <w:p w:rsidR="00A8123B" w:rsidRDefault="00770806" w:rsidP="005F3DDE">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sidR="00A8123B">
        <w:rPr>
          <w:rFonts w:ascii="Courier New" w:hAnsi="Courier New" w:cs="Courier New"/>
          <w:b/>
          <w:bCs/>
          <w:color w:val="7F0055"/>
          <w:sz w:val="20"/>
          <w:szCs w:val="20"/>
        </w:rPr>
        <w:t>return</w:t>
      </w:r>
      <w:proofErr w:type="gramEnd"/>
      <w:r w:rsidR="00A8123B">
        <w:rPr>
          <w:rFonts w:ascii="Courier New" w:hAnsi="Courier New" w:cs="Courier New"/>
          <w:color w:val="000000"/>
          <w:sz w:val="20"/>
          <w:szCs w:val="20"/>
        </w:rPr>
        <w:t xml:space="preserve"> </w:t>
      </w:r>
      <w:proofErr w:type="spellStart"/>
      <w:r w:rsidR="00A8123B">
        <w:rPr>
          <w:rFonts w:ascii="Courier New" w:hAnsi="Courier New" w:cs="Courier New"/>
          <w:color w:val="000000"/>
          <w:sz w:val="20"/>
          <w:szCs w:val="20"/>
        </w:rPr>
        <w:t>inStr</w:t>
      </w:r>
      <w:proofErr w:type="spellEnd"/>
      <w:r w:rsidR="00A8123B">
        <w:rPr>
          <w:rFonts w:ascii="Courier New" w:hAnsi="Courier New" w:cs="Courier New"/>
          <w:color w:val="000000"/>
          <w:sz w:val="20"/>
          <w:szCs w:val="20"/>
        </w:rPr>
        <w:t>;</w:t>
      </w:r>
    </w:p>
    <w:p w:rsidR="00A8123B" w:rsidRDefault="00A8123B" w:rsidP="005F3DDE">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A8123B" w:rsidRDefault="00A8123B" w:rsidP="005F3DDE">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p>
    <w:p w:rsidR="00D406E3" w:rsidRDefault="00DF7651" w:rsidP="005F3DDE">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sidR="00FE4FC9">
        <w:rPr>
          <w:rFonts w:ascii="Courier New" w:hAnsi="Courier New" w:cs="Courier New"/>
          <w:color w:val="000000"/>
          <w:sz w:val="20"/>
          <w:szCs w:val="20"/>
        </w:rPr>
        <w:t xml:space="preserve"> </w:t>
      </w:r>
      <w:proofErr w:type="gramStart"/>
      <w:r w:rsidR="00FE4FC9">
        <w:rPr>
          <w:rFonts w:ascii="Courier New" w:hAnsi="Courier New" w:cs="Courier New"/>
          <w:b/>
          <w:bCs/>
          <w:color w:val="7F0055"/>
          <w:sz w:val="20"/>
          <w:szCs w:val="20"/>
        </w:rPr>
        <w:t>public</w:t>
      </w:r>
      <w:proofErr w:type="gramEnd"/>
      <w:r w:rsidR="00FE4FC9">
        <w:rPr>
          <w:rFonts w:ascii="Courier New" w:hAnsi="Courier New" w:cs="Courier New"/>
          <w:color w:val="000000"/>
          <w:sz w:val="20"/>
          <w:szCs w:val="20"/>
        </w:rPr>
        <w:t xml:space="preserve"> </w:t>
      </w:r>
      <w:r w:rsidR="00FE4FC9">
        <w:rPr>
          <w:rFonts w:ascii="Courier New" w:hAnsi="Courier New" w:cs="Courier New"/>
          <w:b/>
          <w:bCs/>
          <w:color w:val="7F0055"/>
          <w:sz w:val="20"/>
          <w:szCs w:val="20"/>
        </w:rPr>
        <w:t>void</w:t>
      </w:r>
      <w:r w:rsidR="00FE4FC9">
        <w:rPr>
          <w:rFonts w:ascii="Courier New" w:hAnsi="Courier New" w:cs="Courier New"/>
          <w:color w:val="000000"/>
          <w:sz w:val="20"/>
          <w:szCs w:val="20"/>
        </w:rPr>
        <w:t xml:space="preserve"> Chat(String </w:t>
      </w:r>
      <w:proofErr w:type="spellStart"/>
      <w:r w:rsidR="00FE4FC9">
        <w:rPr>
          <w:rFonts w:ascii="Courier New" w:hAnsi="Courier New" w:cs="Courier New"/>
          <w:color w:val="000000"/>
          <w:sz w:val="20"/>
          <w:szCs w:val="20"/>
        </w:rPr>
        <w:t>str</w:t>
      </w:r>
      <w:proofErr w:type="spellEnd"/>
      <w:r w:rsidR="00FE4FC9">
        <w:rPr>
          <w:rFonts w:ascii="Courier New" w:hAnsi="Courier New" w:cs="Courier New"/>
          <w:color w:val="000000"/>
          <w:sz w:val="20"/>
          <w:szCs w:val="20"/>
        </w:rPr>
        <w:t xml:space="preserve">) </w:t>
      </w:r>
      <w:r w:rsidR="00FE4FC9">
        <w:rPr>
          <w:rFonts w:ascii="Courier New" w:hAnsi="Courier New" w:cs="Courier New"/>
          <w:b/>
          <w:bCs/>
          <w:color w:val="7F0055"/>
          <w:sz w:val="20"/>
          <w:szCs w:val="20"/>
        </w:rPr>
        <w:t>throws</w:t>
      </w:r>
      <w:r w:rsidR="00D406E3">
        <w:rPr>
          <w:rFonts w:ascii="Courier New" w:hAnsi="Courier New" w:cs="Courier New"/>
          <w:color w:val="000000"/>
          <w:sz w:val="20"/>
          <w:szCs w:val="20"/>
        </w:rPr>
        <w:t xml:space="preserve"> </w:t>
      </w:r>
      <w:proofErr w:type="spellStart"/>
      <w:r w:rsidR="00D406E3">
        <w:rPr>
          <w:rFonts w:ascii="Courier New" w:hAnsi="Courier New" w:cs="Courier New"/>
          <w:color w:val="000000"/>
          <w:sz w:val="20"/>
          <w:szCs w:val="20"/>
        </w:rPr>
        <w:t>BusException</w:t>
      </w:r>
      <w:proofErr w:type="spellEnd"/>
      <w:r w:rsidR="00D406E3">
        <w:rPr>
          <w:rFonts w:ascii="Courier New" w:hAnsi="Courier New" w:cs="Courier New"/>
          <w:color w:val="000000"/>
          <w:sz w:val="20"/>
          <w:szCs w:val="20"/>
        </w:rPr>
        <w:t xml:space="preserve"> {</w:t>
      </w:r>
    </w:p>
    <w:p w:rsidR="00CD3827" w:rsidRDefault="00DF7651" w:rsidP="005F3DDE">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r w:rsidR="00D406E3">
        <w:rPr>
          <w:rFonts w:ascii="Courier New" w:hAnsi="Courier New" w:cs="Courier New"/>
          <w:color w:val="3F7F5F"/>
          <w:sz w:val="20"/>
          <w:szCs w:val="20"/>
        </w:rPr>
        <w:t xml:space="preserve">   </w:t>
      </w:r>
      <w:r w:rsidR="00CD3827">
        <w:rPr>
          <w:rFonts w:ascii="Courier New" w:hAnsi="Courier New" w:cs="Courier New"/>
          <w:color w:val="3F7F5F"/>
          <w:sz w:val="20"/>
          <w:szCs w:val="20"/>
        </w:rPr>
        <w:t xml:space="preserve">/* </w:t>
      </w:r>
    </w:p>
    <w:p w:rsidR="00CD3827" w:rsidRDefault="00DF7651" w:rsidP="005F3DDE">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r w:rsidR="00CD3827">
        <w:rPr>
          <w:rFonts w:ascii="Courier New" w:hAnsi="Courier New" w:cs="Courier New"/>
          <w:color w:val="3F7F5F"/>
          <w:sz w:val="20"/>
          <w:szCs w:val="20"/>
        </w:rPr>
        <w:t xml:space="preserve">     * Intentionally Blank. Implementation is </w:t>
      </w:r>
    </w:p>
    <w:p w:rsidR="00CD3827" w:rsidRDefault="00CD3827" w:rsidP="005F3DDE">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contained within the signal handler. </w:t>
      </w:r>
    </w:p>
    <w:p w:rsidR="00FE4FC9" w:rsidRDefault="00DF7651" w:rsidP="005F3DDE">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r w:rsidR="00CD3827">
        <w:rPr>
          <w:rFonts w:ascii="Courier New" w:hAnsi="Courier New" w:cs="Courier New"/>
          <w:color w:val="3F7F5F"/>
          <w:sz w:val="20"/>
          <w:szCs w:val="20"/>
        </w:rPr>
        <w:t xml:space="preserve">      */</w:t>
      </w:r>
      <w:r w:rsidR="00FE4FC9">
        <w:rPr>
          <w:rFonts w:ascii="Courier New" w:hAnsi="Courier New" w:cs="Courier New"/>
          <w:color w:val="000000"/>
          <w:sz w:val="20"/>
          <w:szCs w:val="20"/>
        </w:rPr>
        <w:t xml:space="preserve">                                                                                            </w:t>
      </w:r>
    </w:p>
    <w:p w:rsidR="00FE4FC9" w:rsidRDefault="00175F85" w:rsidP="005F3DDE">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sidR="00A8123B">
        <w:rPr>
          <w:rFonts w:ascii="Courier New" w:hAnsi="Courier New" w:cs="Courier New"/>
          <w:color w:val="000000"/>
          <w:sz w:val="20"/>
          <w:szCs w:val="20"/>
        </w:rPr>
        <w:t>}</w:t>
      </w:r>
    </w:p>
    <w:p w:rsidR="00FE4FC9" w:rsidRDefault="00FE4FC9" w:rsidP="008D1195">
      <w:pPr>
        <w:shd w:val="clear" w:color="auto" w:fill="F2F2F2" w:themeFill="background1" w:themeFillShade="F2"/>
        <w:spacing w:after="0"/>
        <w:rPr>
          <w:rFonts w:ascii="Courier New" w:hAnsi="Courier New" w:cs="Courier New"/>
          <w:color w:val="000000"/>
          <w:sz w:val="20"/>
          <w:szCs w:val="20"/>
        </w:rPr>
      </w:pPr>
      <w:r>
        <w:rPr>
          <w:rFonts w:ascii="Courier New" w:hAnsi="Courier New" w:cs="Courier New"/>
          <w:color w:val="000000"/>
          <w:sz w:val="20"/>
          <w:szCs w:val="20"/>
        </w:rPr>
        <w:t>}</w:t>
      </w:r>
    </w:p>
    <w:p w:rsidR="00816586" w:rsidRDefault="00816586" w:rsidP="00816586">
      <w:pPr>
        <w:shd w:val="clear" w:color="auto" w:fill="FFFFFF" w:themeFill="background1"/>
        <w:rPr>
          <w:rFonts w:ascii="Courier New" w:hAnsi="Courier New" w:cs="Courier New"/>
          <w:color w:val="000000"/>
          <w:sz w:val="20"/>
          <w:szCs w:val="20"/>
        </w:rPr>
      </w:pPr>
    </w:p>
    <w:p w:rsidR="005F3DDE" w:rsidRDefault="009150BE" w:rsidP="005F3DDE">
      <w:pPr>
        <w:pStyle w:val="Heading2"/>
      </w:pPr>
      <w:bookmarkStart w:id="60" w:name="_Toc342379501"/>
      <w:r>
        <w:lastRenderedPageBreak/>
        <w:t>Implement the Signal Handlers</w:t>
      </w:r>
      <w:bookmarkEnd w:id="60"/>
    </w:p>
    <w:p w:rsidR="009150BE" w:rsidRDefault="00D36911" w:rsidP="00FA1CB8">
      <w:pPr>
        <w:spacing w:after="0"/>
      </w:pPr>
      <w:r>
        <w:tab/>
        <w:t>Implement the signal handlers for any signals that are defined in your interface.</w:t>
      </w:r>
      <w:r w:rsidR="00527958">
        <w:t xml:space="preserve"> The code below checks the sender of the signal to filter out your own chat signals. Then it simply sends the chat string to the UI with the sender prepended to the message.</w:t>
      </w:r>
      <w:r w:rsidR="00E84C7A">
        <w:t xml:space="preserve"> Note that the signal handler is annotated with the </w:t>
      </w:r>
      <w:proofErr w:type="spellStart"/>
      <w:r w:rsidR="00E84C7A">
        <w:t>BusSignalHandler</w:t>
      </w:r>
      <w:proofErr w:type="spellEnd"/>
      <w:r w:rsidR="00E84C7A">
        <w:t xml:space="preserve"> annotation with the interface name and signal name that it is going to handle.</w:t>
      </w:r>
    </w:p>
    <w:p w:rsidR="00FA1CB8" w:rsidRDefault="00FA1CB8" w:rsidP="00FA1CB8">
      <w:pPr>
        <w:spacing w:after="0"/>
      </w:pPr>
    </w:p>
    <w:p w:rsidR="001037F6" w:rsidRDefault="001037F6" w:rsidP="001037F6">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646464"/>
          <w:sz w:val="20"/>
          <w:szCs w:val="20"/>
        </w:rPr>
        <w:t>@</w:t>
      </w:r>
      <w:proofErr w:type="spellStart"/>
      <w:r>
        <w:rPr>
          <w:rFonts w:ascii="Courier New" w:hAnsi="Courier New" w:cs="Courier New"/>
          <w:color w:val="646464"/>
          <w:sz w:val="20"/>
          <w:szCs w:val="20"/>
        </w:rPr>
        <w:t>BusSignalHandler</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iface</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w:t>
      </w:r>
      <w:proofErr w:type="spellStart"/>
      <w:r>
        <w:rPr>
          <w:rFonts w:ascii="Courier New" w:hAnsi="Courier New" w:cs="Courier New"/>
          <w:color w:val="2A00FF"/>
          <w:sz w:val="20"/>
          <w:szCs w:val="20"/>
        </w:rPr>
        <w:t>org.alljoyn.bus.samples.simple.SimpleInterface</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w:t>
      </w:r>
    </w:p>
    <w:p w:rsidR="001037F6" w:rsidRDefault="001037F6" w:rsidP="001037F6">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signal</w:t>
      </w:r>
      <w:proofErr w:type="gramEnd"/>
      <w:r>
        <w:rPr>
          <w:rFonts w:ascii="Courier New" w:hAnsi="Courier New" w:cs="Courier New"/>
          <w:color w:val="000000"/>
          <w:sz w:val="20"/>
          <w:szCs w:val="20"/>
        </w:rPr>
        <w:t xml:space="preserve"> = </w:t>
      </w:r>
      <w:r>
        <w:rPr>
          <w:rFonts w:ascii="Courier New" w:hAnsi="Courier New" w:cs="Courier New"/>
          <w:color w:val="2A00FF"/>
          <w:sz w:val="20"/>
          <w:szCs w:val="20"/>
        </w:rPr>
        <w:t>"Chat"</w:t>
      </w:r>
      <w:r>
        <w:rPr>
          <w:rFonts w:ascii="Courier New" w:hAnsi="Courier New" w:cs="Courier New"/>
          <w:color w:val="000000"/>
          <w:sz w:val="20"/>
          <w:szCs w:val="20"/>
        </w:rPr>
        <w:t>)</w:t>
      </w:r>
    </w:p>
    <w:p w:rsidR="001037F6" w:rsidRDefault="001037F6" w:rsidP="001037F6">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Chat(String string) {</w:t>
      </w:r>
    </w:p>
    <w:p w:rsidR="001037F6" w:rsidRDefault="00175F85" w:rsidP="001037F6">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1037F6">
        <w:rPr>
          <w:rFonts w:ascii="Courier New" w:hAnsi="Courier New" w:cs="Courier New"/>
          <w:color w:val="000000"/>
          <w:sz w:val="20"/>
          <w:szCs w:val="20"/>
        </w:rPr>
        <w:t xml:space="preserve">String </w:t>
      </w:r>
      <w:proofErr w:type="spellStart"/>
      <w:r w:rsidR="00EC5580">
        <w:rPr>
          <w:rFonts w:ascii="Courier New" w:hAnsi="Courier New" w:cs="Courier New"/>
          <w:color w:val="000000"/>
          <w:sz w:val="20"/>
          <w:szCs w:val="20"/>
        </w:rPr>
        <w:t>myPeerId</w:t>
      </w:r>
      <w:proofErr w:type="spellEnd"/>
      <w:r w:rsidR="001037F6">
        <w:rPr>
          <w:rFonts w:ascii="Courier New" w:hAnsi="Courier New" w:cs="Courier New"/>
          <w:color w:val="000000"/>
          <w:sz w:val="20"/>
          <w:szCs w:val="20"/>
        </w:rPr>
        <w:t xml:space="preserve"> = </w:t>
      </w:r>
      <w:proofErr w:type="spellStart"/>
      <w:proofErr w:type="gramStart"/>
      <w:r w:rsidR="00EC5580">
        <w:rPr>
          <w:rFonts w:ascii="Courier New" w:hAnsi="Courier New" w:cs="Courier New"/>
          <w:color w:val="0000C0"/>
          <w:sz w:val="20"/>
          <w:szCs w:val="20"/>
        </w:rPr>
        <w:t>pgm</w:t>
      </w:r>
      <w:r w:rsidR="001037F6">
        <w:rPr>
          <w:rFonts w:ascii="Courier New" w:hAnsi="Courier New" w:cs="Courier New"/>
          <w:color w:val="000000"/>
          <w:sz w:val="20"/>
          <w:szCs w:val="20"/>
        </w:rPr>
        <w:t>.get</w:t>
      </w:r>
      <w:r w:rsidR="00EC5580">
        <w:rPr>
          <w:rFonts w:ascii="Courier New" w:hAnsi="Courier New" w:cs="Courier New"/>
          <w:color w:val="000000"/>
          <w:sz w:val="20"/>
          <w:szCs w:val="20"/>
        </w:rPr>
        <w:t>MyPeerId</w:t>
      </w:r>
      <w:proofErr w:type="spellEnd"/>
      <w:r w:rsidR="001037F6">
        <w:rPr>
          <w:rFonts w:ascii="Courier New" w:hAnsi="Courier New" w:cs="Courier New"/>
          <w:color w:val="000000"/>
          <w:sz w:val="20"/>
          <w:szCs w:val="20"/>
        </w:rPr>
        <w:t>(</w:t>
      </w:r>
      <w:proofErr w:type="gramEnd"/>
      <w:r w:rsidR="001037F6">
        <w:rPr>
          <w:rFonts w:ascii="Courier New" w:hAnsi="Courier New" w:cs="Courier New"/>
          <w:color w:val="000000"/>
          <w:sz w:val="20"/>
          <w:szCs w:val="20"/>
        </w:rPr>
        <w:t>);</w:t>
      </w:r>
    </w:p>
    <w:p w:rsidR="001037F6" w:rsidRDefault="00175F85" w:rsidP="001037F6">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EC5580">
        <w:rPr>
          <w:rFonts w:ascii="Courier New" w:hAnsi="Courier New" w:cs="Courier New"/>
          <w:color w:val="000000"/>
          <w:sz w:val="20"/>
          <w:szCs w:val="20"/>
        </w:rPr>
        <w:t xml:space="preserve">String </w:t>
      </w:r>
      <w:proofErr w:type="spellStart"/>
      <w:r w:rsidR="00EC5580">
        <w:rPr>
          <w:rFonts w:ascii="Courier New" w:hAnsi="Courier New" w:cs="Courier New"/>
          <w:color w:val="000000"/>
          <w:sz w:val="20"/>
          <w:szCs w:val="20"/>
        </w:rPr>
        <w:t>senderPeerId</w:t>
      </w:r>
      <w:proofErr w:type="spellEnd"/>
      <w:r w:rsidR="001037F6">
        <w:rPr>
          <w:rFonts w:ascii="Courier New" w:hAnsi="Courier New" w:cs="Courier New"/>
          <w:color w:val="000000"/>
          <w:sz w:val="20"/>
          <w:szCs w:val="20"/>
        </w:rPr>
        <w:t xml:space="preserve"> = </w:t>
      </w:r>
      <w:proofErr w:type="spellStart"/>
      <w:proofErr w:type="gramStart"/>
      <w:r w:rsidR="00EC5580">
        <w:rPr>
          <w:rFonts w:ascii="Courier New" w:hAnsi="Courier New" w:cs="Courier New"/>
          <w:color w:val="0000C0"/>
          <w:sz w:val="20"/>
          <w:szCs w:val="20"/>
        </w:rPr>
        <w:t>pgm</w:t>
      </w:r>
      <w:r w:rsidR="001037F6">
        <w:rPr>
          <w:rFonts w:ascii="Courier New" w:hAnsi="Courier New" w:cs="Courier New"/>
          <w:color w:val="000000"/>
          <w:sz w:val="20"/>
          <w:szCs w:val="20"/>
        </w:rPr>
        <w:t>.get</w:t>
      </w:r>
      <w:r w:rsidR="00EC5580">
        <w:rPr>
          <w:rFonts w:ascii="Courier New" w:hAnsi="Courier New" w:cs="Courier New"/>
          <w:color w:val="000000"/>
          <w:sz w:val="20"/>
          <w:szCs w:val="20"/>
        </w:rPr>
        <w:t>SenderPeerId</w:t>
      </w:r>
      <w:proofErr w:type="spellEnd"/>
      <w:r w:rsidR="001037F6">
        <w:rPr>
          <w:rFonts w:ascii="Courier New" w:hAnsi="Courier New" w:cs="Courier New"/>
          <w:color w:val="000000"/>
          <w:sz w:val="20"/>
          <w:szCs w:val="20"/>
        </w:rPr>
        <w:t>(</w:t>
      </w:r>
      <w:proofErr w:type="gramEnd"/>
      <w:r w:rsidR="001037F6">
        <w:rPr>
          <w:rFonts w:ascii="Courier New" w:hAnsi="Courier New" w:cs="Courier New"/>
          <w:color w:val="000000"/>
          <w:sz w:val="20"/>
          <w:szCs w:val="20"/>
        </w:rPr>
        <w:t>);</w:t>
      </w:r>
    </w:p>
    <w:p w:rsidR="00DF7651" w:rsidRDefault="00DF7651" w:rsidP="001037F6">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p>
    <w:p w:rsidR="001037F6" w:rsidRDefault="00175F85" w:rsidP="001037F6">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sidR="001037F6">
        <w:rPr>
          <w:rFonts w:ascii="Courier New" w:hAnsi="Courier New" w:cs="Courier New"/>
          <w:b/>
          <w:bCs/>
          <w:color w:val="7F0055"/>
          <w:sz w:val="20"/>
          <w:szCs w:val="20"/>
        </w:rPr>
        <w:t>if</w:t>
      </w:r>
      <w:proofErr w:type="gramEnd"/>
      <w:r w:rsidR="001037F6">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senderPeerId</w:t>
      </w:r>
      <w:r w:rsidR="001037F6">
        <w:rPr>
          <w:rFonts w:ascii="Courier New" w:hAnsi="Courier New" w:cs="Courier New"/>
          <w:color w:val="000000"/>
          <w:sz w:val="20"/>
          <w:szCs w:val="20"/>
        </w:rPr>
        <w:t>.equals</w:t>
      </w:r>
      <w:proofErr w:type="spellEnd"/>
      <w:r w:rsidR="001037F6">
        <w:rPr>
          <w:rFonts w:ascii="Courier New" w:hAnsi="Courier New" w:cs="Courier New"/>
          <w:color w:val="000000"/>
          <w:sz w:val="20"/>
          <w:szCs w:val="20"/>
        </w:rPr>
        <w:t>(</w:t>
      </w:r>
      <w:proofErr w:type="spellStart"/>
      <w:r>
        <w:rPr>
          <w:rFonts w:ascii="Courier New" w:hAnsi="Courier New" w:cs="Courier New"/>
          <w:color w:val="000000"/>
          <w:sz w:val="20"/>
          <w:szCs w:val="20"/>
        </w:rPr>
        <w:t>myPeerId</w:t>
      </w:r>
      <w:proofErr w:type="spellEnd"/>
      <w:r w:rsidR="001037F6">
        <w:rPr>
          <w:rFonts w:ascii="Courier New" w:hAnsi="Courier New" w:cs="Courier New"/>
          <w:color w:val="000000"/>
          <w:sz w:val="20"/>
          <w:szCs w:val="20"/>
        </w:rPr>
        <w:t>)) {</w:t>
      </w:r>
    </w:p>
    <w:p w:rsidR="001037F6" w:rsidRDefault="001037F6" w:rsidP="001037F6">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Log.</w:t>
      </w:r>
      <w:r>
        <w:rPr>
          <w:rFonts w:ascii="Courier New" w:hAnsi="Courier New" w:cs="Courier New"/>
          <w:i/>
          <w:iCs/>
          <w:color w:val="000000"/>
          <w:sz w:val="20"/>
          <w:szCs w:val="20"/>
        </w:rPr>
        <w:t>i</w:t>
      </w:r>
      <w:proofErr w:type="spellEnd"/>
      <w:r>
        <w:rPr>
          <w:rFonts w:ascii="Courier New" w:hAnsi="Courier New" w:cs="Courier New"/>
          <w:color w:val="000000"/>
          <w:sz w:val="20"/>
          <w:szCs w:val="20"/>
        </w:rPr>
        <w:t>(</w:t>
      </w:r>
      <w:proofErr w:type="gramEnd"/>
      <w:r>
        <w:rPr>
          <w:rFonts w:ascii="Courier New" w:hAnsi="Courier New" w:cs="Courier New"/>
          <w:i/>
          <w:iCs/>
          <w:color w:val="0000C0"/>
          <w:sz w:val="20"/>
          <w:szCs w:val="20"/>
        </w:rPr>
        <w:t>TAG</w:t>
      </w:r>
      <w:r>
        <w:rPr>
          <w:rFonts w:ascii="Courier New" w:hAnsi="Courier New" w:cs="Courier New"/>
          <w:color w:val="000000"/>
          <w:sz w:val="20"/>
          <w:szCs w:val="20"/>
        </w:rPr>
        <w:t xml:space="preserve">, </w:t>
      </w:r>
      <w:r>
        <w:rPr>
          <w:rFonts w:ascii="Courier New" w:hAnsi="Courier New" w:cs="Courier New"/>
          <w:color w:val="2A00FF"/>
          <w:sz w:val="20"/>
          <w:szCs w:val="20"/>
        </w:rPr>
        <w:t xml:space="preserve">"Chat(): </w:t>
      </w:r>
      <w:r w:rsidR="001D26D5">
        <w:rPr>
          <w:rFonts w:ascii="Courier New" w:hAnsi="Courier New" w:cs="Courier New"/>
          <w:color w:val="2A00FF"/>
          <w:sz w:val="20"/>
          <w:szCs w:val="20"/>
        </w:rPr>
        <w:t>ignoring</w:t>
      </w:r>
      <w:r>
        <w:rPr>
          <w:rFonts w:ascii="Courier New" w:hAnsi="Courier New" w:cs="Courier New"/>
          <w:color w:val="2A00FF"/>
          <w:sz w:val="20"/>
          <w:szCs w:val="20"/>
        </w:rPr>
        <w:t xml:space="preserve"> our own signal</w:t>
      </w:r>
      <w:r w:rsidR="00175F85">
        <w:rPr>
          <w:rFonts w:ascii="Courier New" w:hAnsi="Courier New" w:cs="Courier New"/>
          <w:color w:val="2A00FF"/>
          <w:sz w:val="20"/>
          <w:szCs w:val="20"/>
        </w:rPr>
        <w:t>”</w:t>
      </w:r>
      <w:r>
        <w:rPr>
          <w:rFonts w:ascii="Courier New" w:hAnsi="Courier New" w:cs="Courier New"/>
          <w:color w:val="000000"/>
          <w:sz w:val="20"/>
          <w:szCs w:val="20"/>
        </w:rPr>
        <w:t>);</w:t>
      </w:r>
    </w:p>
    <w:p w:rsidR="001037F6" w:rsidRDefault="00175F85" w:rsidP="001037F6">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sidR="001037F6">
        <w:rPr>
          <w:rFonts w:ascii="Courier New" w:hAnsi="Courier New" w:cs="Courier New"/>
          <w:b/>
          <w:bCs/>
          <w:color w:val="7F0055"/>
          <w:sz w:val="20"/>
          <w:szCs w:val="20"/>
        </w:rPr>
        <w:t>return</w:t>
      </w:r>
      <w:proofErr w:type="gramEnd"/>
      <w:r w:rsidR="001037F6">
        <w:rPr>
          <w:rFonts w:ascii="Courier New" w:hAnsi="Courier New" w:cs="Courier New"/>
          <w:color w:val="000000"/>
          <w:sz w:val="20"/>
          <w:szCs w:val="20"/>
        </w:rPr>
        <w:t>;</w:t>
      </w:r>
    </w:p>
    <w:p w:rsidR="001037F6" w:rsidRDefault="00175F85" w:rsidP="001037F6">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1037F6">
        <w:rPr>
          <w:rFonts w:ascii="Courier New" w:hAnsi="Courier New" w:cs="Courier New"/>
          <w:color w:val="000000"/>
          <w:sz w:val="20"/>
          <w:szCs w:val="20"/>
        </w:rPr>
        <w:t>}</w:t>
      </w:r>
    </w:p>
    <w:p w:rsidR="001037F6" w:rsidRDefault="001037F6" w:rsidP="001037F6">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9A0107" w:rsidRDefault="009A0107" w:rsidP="001037F6">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sidR="001037F6">
        <w:rPr>
          <w:rFonts w:ascii="Courier New" w:hAnsi="Courier New" w:cs="Courier New"/>
          <w:color w:val="000000"/>
          <w:sz w:val="20"/>
          <w:szCs w:val="20"/>
        </w:rPr>
        <w:t>Log.</w:t>
      </w:r>
      <w:r w:rsidR="001037F6">
        <w:rPr>
          <w:rFonts w:ascii="Courier New" w:hAnsi="Courier New" w:cs="Courier New"/>
          <w:i/>
          <w:iCs/>
          <w:color w:val="000000"/>
          <w:sz w:val="20"/>
          <w:szCs w:val="20"/>
        </w:rPr>
        <w:t>i</w:t>
      </w:r>
      <w:proofErr w:type="spellEnd"/>
      <w:r w:rsidR="001037F6">
        <w:rPr>
          <w:rFonts w:ascii="Courier New" w:hAnsi="Courier New" w:cs="Courier New"/>
          <w:color w:val="000000"/>
          <w:sz w:val="20"/>
          <w:szCs w:val="20"/>
        </w:rPr>
        <w:t>(</w:t>
      </w:r>
      <w:proofErr w:type="gramEnd"/>
      <w:r w:rsidR="001037F6">
        <w:rPr>
          <w:rFonts w:ascii="Courier New" w:hAnsi="Courier New" w:cs="Courier New"/>
          <w:i/>
          <w:iCs/>
          <w:color w:val="0000C0"/>
          <w:sz w:val="20"/>
          <w:szCs w:val="20"/>
        </w:rPr>
        <w:t>TAG</w:t>
      </w:r>
      <w:r w:rsidR="001037F6">
        <w:rPr>
          <w:rFonts w:ascii="Courier New" w:hAnsi="Courier New" w:cs="Courier New"/>
          <w:color w:val="000000"/>
          <w:sz w:val="20"/>
          <w:szCs w:val="20"/>
        </w:rPr>
        <w:t xml:space="preserve">, </w:t>
      </w:r>
      <w:r w:rsidR="001037F6">
        <w:rPr>
          <w:rFonts w:ascii="Courier New" w:hAnsi="Courier New" w:cs="Courier New"/>
          <w:color w:val="2A00FF"/>
          <w:sz w:val="20"/>
          <w:szCs w:val="20"/>
        </w:rPr>
        <w:t>"Chat(): signal "</w:t>
      </w:r>
      <w:r w:rsidR="001037F6">
        <w:rPr>
          <w:rFonts w:ascii="Courier New" w:hAnsi="Courier New" w:cs="Courier New"/>
          <w:color w:val="000000"/>
          <w:sz w:val="20"/>
          <w:szCs w:val="20"/>
        </w:rPr>
        <w:t xml:space="preserve"> + string + </w:t>
      </w:r>
      <w:r w:rsidR="001037F6">
        <w:rPr>
          <w:rFonts w:ascii="Courier New" w:hAnsi="Courier New" w:cs="Courier New"/>
          <w:color w:val="2A00FF"/>
          <w:sz w:val="20"/>
          <w:szCs w:val="20"/>
        </w:rPr>
        <w:t xml:space="preserve">" received from </w:t>
      </w:r>
      <w:r w:rsidR="000C5DE5">
        <w:rPr>
          <w:rFonts w:ascii="Courier New" w:hAnsi="Courier New" w:cs="Courier New"/>
          <w:color w:val="2A00FF"/>
          <w:sz w:val="20"/>
          <w:szCs w:val="20"/>
        </w:rPr>
        <w:t>sender</w:t>
      </w:r>
      <w:r w:rsidR="001037F6">
        <w:rPr>
          <w:rFonts w:ascii="Courier New" w:hAnsi="Courier New" w:cs="Courier New"/>
          <w:color w:val="2A00FF"/>
          <w:sz w:val="20"/>
          <w:szCs w:val="20"/>
        </w:rPr>
        <w:t xml:space="preserve"> "</w:t>
      </w:r>
      <w:r w:rsidR="001037F6">
        <w:rPr>
          <w:rFonts w:ascii="Courier New" w:hAnsi="Courier New" w:cs="Courier New"/>
          <w:color w:val="000000"/>
          <w:sz w:val="20"/>
          <w:szCs w:val="20"/>
        </w:rPr>
        <w:t xml:space="preserve"> + </w:t>
      </w:r>
    </w:p>
    <w:p w:rsidR="001037F6" w:rsidRDefault="009A0107" w:rsidP="001037F6">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sidR="000C5DE5">
        <w:rPr>
          <w:rFonts w:ascii="Courier New" w:hAnsi="Courier New" w:cs="Courier New"/>
          <w:color w:val="000000"/>
          <w:sz w:val="20"/>
          <w:szCs w:val="20"/>
        </w:rPr>
        <w:t>senderPeerId</w:t>
      </w:r>
      <w:proofErr w:type="spellEnd"/>
      <w:proofErr w:type="gramEnd"/>
      <w:r w:rsidR="001037F6">
        <w:rPr>
          <w:rFonts w:ascii="Courier New" w:hAnsi="Courier New" w:cs="Courier New"/>
          <w:color w:val="000000"/>
          <w:sz w:val="20"/>
          <w:szCs w:val="20"/>
        </w:rPr>
        <w:t>);</w:t>
      </w:r>
    </w:p>
    <w:p w:rsidR="00AE2D46" w:rsidRDefault="00AE2D46" w:rsidP="001037F6">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p>
    <w:p w:rsidR="00AE2D46" w:rsidRDefault="00AE2D46" w:rsidP="001037F6">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String message = </w:t>
      </w:r>
      <w:proofErr w:type="spellStart"/>
      <w:r>
        <w:rPr>
          <w:rFonts w:ascii="Courier New" w:hAnsi="Courier New" w:cs="Courier New"/>
          <w:color w:val="000000"/>
          <w:sz w:val="20"/>
          <w:szCs w:val="20"/>
        </w:rPr>
        <w:t>senderPeerId</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 "</w:t>
      </w:r>
      <w:r>
        <w:rPr>
          <w:rFonts w:ascii="Courier New" w:hAnsi="Courier New" w:cs="Courier New"/>
          <w:color w:val="000000"/>
          <w:sz w:val="20"/>
          <w:szCs w:val="20"/>
        </w:rPr>
        <w:t xml:space="preserve"> + string;</w:t>
      </w:r>
    </w:p>
    <w:p w:rsidR="001037F6" w:rsidRDefault="00AE2D46" w:rsidP="001037F6">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sendUiMessage</w:t>
      </w:r>
      <w:proofErr w:type="spellEnd"/>
      <w:r>
        <w:rPr>
          <w:rFonts w:ascii="Courier New" w:hAnsi="Courier New" w:cs="Courier New"/>
          <w:color w:val="000000"/>
          <w:sz w:val="20"/>
          <w:szCs w:val="20"/>
        </w:rPr>
        <w:t>(</w:t>
      </w:r>
      <w:proofErr w:type="gramEnd"/>
      <w:r>
        <w:rPr>
          <w:rFonts w:ascii="Courier New" w:hAnsi="Courier New" w:cs="Courier New"/>
          <w:i/>
          <w:iCs/>
          <w:color w:val="0000C0"/>
          <w:sz w:val="20"/>
          <w:szCs w:val="20"/>
        </w:rPr>
        <w:t>MESSAGE_CHAT</w:t>
      </w:r>
      <w:r>
        <w:rPr>
          <w:rFonts w:ascii="Courier New" w:hAnsi="Courier New" w:cs="Courier New"/>
          <w:color w:val="000000"/>
          <w:sz w:val="20"/>
          <w:szCs w:val="20"/>
        </w:rPr>
        <w:t xml:space="preserve">, </w:t>
      </w:r>
      <w:r w:rsidR="00C61DD1">
        <w:rPr>
          <w:rFonts w:ascii="Courier New" w:hAnsi="Courier New" w:cs="Courier New"/>
          <w:color w:val="000000"/>
          <w:sz w:val="20"/>
          <w:szCs w:val="20"/>
        </w:rPr>
        <w:t>message</w:t>
      </w:r>
      <w:r>
        <w:rPr>
          <w:rFonts w:ascii="Courier New" w:hAnsi="Courier New" w:cs="Courier New"/>
          <w:color w:val="000000"/>
          <w:sz w:val="20"/>
          <w:szCs w:val="20"/>
        </w:rPr>
        <w:t>);</w:t>
      </w:r>
    </w:p>
    <w:p w:rsidR="001037F6" w:rsidRPr="009150BE" w:rsidRDefault="001037F6" w:rsidP="002457D8">
      <w:pPr>
        <w:shd w:val="clear" w:color="auto" w:fill="F2F2F2" w:themeFill="background1" w:themeFillShade="F2"/>
        <w:spacing w:after="0"/>
      </w:pPr>
      <w:r>
        <w:rPr>
          <w:rFonts w:ascii="Courier New" w:hAnsi="Courier New" w:cs="Courier New"/>
          <w:color w:val="000000"/>
          <w:sz w:val="20"/>
          <w:szCs w:val="20"/>
        </w:rPr>
        <w:t>}</w:t>
      </w:r>
    </w:p>
    <w:p w:rsidR="005F3DDE" w:rsidRDefault="005F3DDE" w:rsidP="005F3DDE"/>
    <w:p w:rsidR="00977123" w:rsidRDefault="00977123" w:rsidP="00977123">
      <w:pPr>
        <w:pStyle w:val="Heading2"/>
      </w:pPr>
      <w:bookmarkStart w:id="61" w:name="_Toc342379502"/>
      <w:r>
        <w:t xml:space="preserve">Connect to the </w:t>
      </w:r>
      <w:proofErr w:type="spellStart"/>
      <w:r>
        <w:t>AllJoyn</w:t>
      </w:r>
      <w:proofErr w:type="spellEnd"/>
      <w:r>
        <w:t xml:space="preserve"> Bus</w:t>
      </w:r>
      <w:bookmarkEnd w:id="61"/>
    </w:p>
    <w:p w:rsidR="006F2787" w:rsidRDefault="002F0BD6" w:rsidP="00FA1CB8">
      <w:pPr>
        <w:spacing w:after="0"/>
      </w:pPr>
      <w:r>
        <w:tab/>
        <w:t xml:space="preserve">Connecting your application to the </w:t>
      </w:r>
      <w:proofErr w:type="spellStart"/>
      <w:r>
        <w:t>AllJoyn</w:t>
      </w:r>
      <w:proofErr w:type="spellEnd"/>
      <w:r>
        <w:t xml:space="preserve"> bus is easy. Simply instantiate </w:t>
      </w:r>
      <w:proofErr w:type="gramStart"/>
      <w:r>
        <w:t>your</w:t>
      </w:r>
      <w:proofErr w:type="gramEnd"/>
      <w:r>
        <w:t xml:space="preserve"> Peer</w:t>
      </w:r>
      <w:r w:rsidR="00C36C9F">
        <w:t xml:space="preserve"> </w:t>
      </w:r>
      <w:r>
        <w:t>Group</w:t>
      </w:r>
      <w:r w:rsidR="00C36C9F">
        <w:t xml:space="preserve"> </w:t>
      </w:r>
      <w:r>
        <w:t xml:space="preserve">Manager and </w:t>
      </w:r>
      <w:r w:rsidR="003825CD">
        <w:t xml:space="preserve">the </w:t>
      </w:r>
      <w:r>
        <w:t>connection happens automatically.</w:t>
      </w:r>
      <w:r w:rsidR="007600F2">
        <w:t xml:space="preserve"> It is recommended that you surround your Peer</w:t>
      </w:r>
      <w:r w:rsidR="00C36C9F">
        <w:t xml:space="preserve"> </w:t>
      </w:r>
      <w:r w:rsidR="007600F2">
        <w:t>Group</w:t>
      </w:r>
      <w:r w:rsidR="00C36C9F">
        <w:t xml:space="preserve"> </w:t>
      </w:r>
      <w:r w:rsidR="007600F2">
        <w:t>Manage</w:t>
      </w:r>
      <w:r w:rsidR="000E093C">
        <w:t>r</w:t>
      </w:r>
      <w:r w:rsidR="007600F2">
        <w:t xml:space="preserve"> instantiation in a try-</w:t>
      </w:r>
      <w:proofErr w:type="gramStart"/>
      <w:r w:rsidR="007600F2">
        <w:t>catch  block</w:t>
      </w:r>
      <w:proofErr w:type="gramEnd"/>
      <w:r w:rsidR="007600F2">
        <w:t xml:space="preserve"> in cas</w:t>
      </w:r>
      <w:r w:rsidR="00C74D55">
        <w:t xml:space="preserve">e there was an </w:t>
      </w:r>
      <w:proofErr w:type="spellStart"/>
      <w:r w:rsidR="00C74D55">
        <w:t>IllegalArgumentE</w:t>
      </w:r>
      <w:r w:rsidR="007600F2">
        <w:t>xception</w:t>
      </w:r>
      <w:proofErr w:type="spellEnd"/>
      <w:r w:rsidR="007600F2">
        <w:t xml:space="preserve"> thrown in the constructor.</w:t>
      </w:r>
    </w:p>
    <w:p w:rsidR="00FA1CB8" w:rsidRDefault="00FA1CB8" w:rsidP="00FA1CB8">
      <w:pPr>
        <w:spacing w:after="0"/>
      </w:pPr>
    </w:p>
    <w:p w:rsidR="006F2787" w:rsidRPr="006F2787" w:rsidRDefault="006F2787" w:rsidP="00FA1CB8">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SimpleService</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mSimpleService</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SimpleService</w:t>
      </w:r>
      <w:proofErr w:type="spellEnd"/>
      <w:r>
        <w:rPr>
          <w:rFonts w:ascii="Courier New" w:hAnsi="Courier New" w:cs="Courier New"/>
          <w:color w:val="000000"/>
          <w:sz w:val="20"/>
          <w:szCs w:val="20"/>
        </w:rPr>
        <w:t>();</w:t>
      </w:r>
    </w:p>
    <w:p w:rsidR="006F2787" w:rsidRDefault="006F2787" w:rsidP="00FA1CB8">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color w:val="000000"/>
          <w:sz w:val="20"/>
          <w:szCs w:val="20"/>
        </w:rPr>
        <w:t>ArrayList</w:t>
      </w:r>
      <w:proofErr w:type="spellEnd"/>
      <w:r>
        <w:rPr>
          <w:rFonts w:ascii="Courier New" w:hAnsi="Courier New" w:cs="Courier New"/>
          <w:color w:val="000000"/>
          <w:sz w:val="20"/>
          <w:szCs w:val="20"/>
        </w:rPr>
        <w:t>&lt;</w:t>
      </w:r>
      <w:proofErr w:type="spellStart"/>
      <w:r>
        <w:rPr>
          <w:rFonts w:ascii="Courier New" w:hAnsi="Courier New" w:cs="Courier New"/>
          <w:color w:val="000000"/>
          <w:sz w:val="20"/>
          <w:szCs w:val="20"/>
        </w:rPr>
        <w:t>BusObjectData</w:t>
      </w:r>
      <w:proofErr w:type="spellEnd"/>
      <w:r>
        <w:rPr>
          <w:rFonts w:ascii="Courier New" w:hAnsi="Courier New" w:cs="Courier New"/>
          <w:color w:val="000000"/>
          <w:sz w:val="20"/>
          <w:szCs w:val="20"/>
        </w:rPr>
        <w:t xml:space="preserve">&gt; </w:t>
      </w:r>
      <w:proofErr w:type="spellStart"/>
      <w:r>
        <w:rPr>
          <w:rFonts w:ascii="Courier New" w:hAnsi="Courier New" w:cs="Courier New"/>
          <w:color w:val="000000"/>
          <w:sz w:val="20"/>
          <w:szCs w:val="20"/>
        </w:rPr>
        <w:t>busObjects</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ArrayList</w:t>
      </w:r>
      <w:proofErr w:type="spellEnd"/>
      <w:r>
        <w:rPr>
          <w:rFonts w:ascii="Courier New" w:hAnsi="Courier New" w:cs="Courier New"/>
          <w:color w:val="000000"/>
          <w:sz w:val="20"/>
          <w:szCs w:val="20"/>
        </w:rPr>
        <w:t>&lt;</w:t>
      </w:r>
      <w:proofErr w:type="spellStart"/>
      <w:r>
        <w:rPr>
          <w:rFonts w:ascii="Courier New" w:hAnsi="Courier New" w:cs="Courier New"/>
          <w:color w:val="000000"/>
          <w:sz w:val="20"/>
          <w:szCs w:val="20"/>
        </w:rPr>
        <w:t>BusObjectData</w:t>
      </w:r>
      <w:proofErr w:type="spellEnd"/>
      <w:proofErr w:type="gramStart"/>
      <w:r>
        <w:rPr>
          <w:rFonts w:ascii="Courier New" w:hAnsi="Courier New" w:cs="Courier New"/>
          <w:color w:val="000000"/>
          <w:sz w:val="20"/>
          <w:szCs w:val="20"/>
        </w:rPr>
        <w:t>&gt;(</w:t>
      </w:r>
      <w:proofErr w:type="gramEnd"/>
      <w:r>
        <w:rPr>
          <w:rFonts w:ascii="Courier New" w:hAnsi="Courier New" w:cs="Courier New"/>
          <w:color w:val="000000"/>
          <w:sz w:val="20"/>
          <w:szCs w:val="20"/>
        </w:rPr>
        <w:t>);</w:t>
      </w:r>
    </w:p>
    <w:p w:rsidR="006F2787" w:rsidRDefault="006F2787" w:rsidP="00FA1CB8">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busObjects.add</w:t>
      </w:r>
      <w:proofErr w:type="spellEnd"/>
      <w:r>
        <w:rPr>
          <w:rFonts w:ascii="Courier New" w:hAnsi="Courier New" w:cs="Courier New"/>
          <w:color w:val="000000"/>
          <w:sz w:val="20"/>
          <w:szCs w:val="20"/>
        </w:rPr>
        <w:t>(</w:t>
      </w:r>
      <w:proofErr w:type="gramEnd"/>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BusObjectData</w:t>
      </w:r>
      <w:proofErr w:type="spellEnd"/>
      <w:r>
        <w:rPr>
          <w:rFonts w:ascii="Courier New" w:hAnsi="Courier New" w:cs="Courier New"/>
          <w:color w:val="000000"/>
          <w:sz w:val="20"/>
          <w:szCs w:val="20"/>
        </w:rPr>
        <w:t>(</w:t>
      </w:r>
      <w:proofErr w:type="spellStart"/>
      <w:r>
        <w:rPr>
          <w:rFonts w:ascii="Courier New" w:hAnsi="Courier New" w:cs="Courier New"/>
          <w:color w:val="0000C0"/>
          <w:sz w:val="20"/>
          <w:szCs w:val="20"/>
        </w:rPr>
        <w:t>mSimpleService</w:t>
      </w:r>
      <w:proofErr w:type="spellEnd"/>
      <w:r>
        <w:rPr>
          <w:rFonts w:ascii="Courier New" w:hAnsi="Courier New" w:cs="Courier New"/>
          <w:color w:val="000000"/>
          <w:sz w:val="20"/>
          <w:szCs w:val="20"/>
        </w:rPr>
        <w:t xml:space="preserve">, </w:t>
      </w:r>
      <w:r w:rsidR="0097794F">
        <w:rPr>
          <w:rFonts w:ascii="Courier New" w:hAnsi="Courier New" w:cs="Courier New"/>
          <w:color w:val="2A00FF"/>
          <w:sz w:val="20"/>
          <w:szCs w:val="20"/>
        </w:rPr>
        <w:t>OBJECT_PATH</w:t>
      </w:r>
      <w:r>
        <w:rPr>
          <w:rFonts w:ascii="Courier New" w:hAnsi="Courier New" w:cs="Courier New"/>
          <w:color w:val="000000"/>
          <w:sz w:val="20"/>
          <w:szCs w:val="20"/>
        </w:rPr>
        <w:t>));</w:t>
      </w:r>
    </w:p>
    <w:p w:rsidR="007600F2" w:rsidRDefault="007600F2" w:rsidP="007600F2">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p>
    <w:p w:rsidR="00D803DA" w:rsidRDefault="00D803DA" w:rsidP="007600F2">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b/>
          <w:bCs/>
          <w:color w:val="7F0055"/>
          <w:sz w:val="20"/>
          <w:szCs w:val="20"/>
        </w:rPr>
        <w:t>try</w:t>
      </w:r>
      <w:proofErr w:type="gramEnd"/>
      <w:r>
        <w:rPr>
          <w:rFonts w:ascii="Courier New" w:hAnsi="Courier New" w:cs="Courier New"/>
          <w:color w:val="000000"/>
          <w:sz w:val="20"/>
          <w:szCs w:val="20"/>
        </w:rPr>
        <w:t xml:space="preserve"> {</w:t>
      </w:r>
    </w:p>
    <w:p w:rsidR="00D803DA" w:rsidRDefault="00D803DA" w:rsidP="007600F2">
      <w:pPr>
        <w:shd w:val="clear" w:color="auto" w:fill="F2F2F2" w:themeFill="background1" w:themeFillShade="F2"/>
        <w:spacing w:after="0"/>
        <w:rPr>
          <w:rFonts w:ascii="Courier New" w:hAnsi="Courier New" w:cs="Courier New"/>
          <w:color w:val="000000"/>
          <w:sz w:val="20"/>
          <w:szCs w:val="20"/>
        </w:rPr>
      </w:pPr>
      <w:r>
        <w:rPr>
          <w:rFonts w:ascii="Courier New" w:hAnsi="Courier New" w:cs="Courier New"/>
          <w:color w:val="0000C0"/>
          <w:sz w:val="20"/>
          <w:szCs w:val="20"/>
        </w:rPr>
        <w:t xml:space="preserve">    </w:t>
      </w:r>
      <w:proofErr w:type="spellStart"/>
      <w:proofErr w:type="gramStart"/>
      <w:r>
        <w:rPr>
          <w:rFonts w:ascii="Courier New" w:hAnsi="Courier New" w:cs="Courier New"/>
          <w:color w:val="0000C0"/>
          <w:sz w:val="20"/>
          <w:szCs w:val="20"/>
        </w:rPr>
        <w:t>pgm</w:t>
      </w:r>
      <w:proofErr w:type="spellEnd"/>
      <w:proofErr w:type="gram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PeerGroupManager</w:t>
      </w:r>
      <w:proofErr w:type="spellEnd"/>
      <w:r>
        <w:rPr>
          <w:rFonts w:ascii="Courier New" w:hAnsi="Courier New" w:cs="Courier New"/>
          <w:color w:val="000000"/>
          <w:sz w:val="20"/>
          <w:szCs w:val="20"/>
        </w:rPr>
        <w:t>(</w:t>
      </w:r>
      <w:r w:rsidR="008D29EE">
        <w:rPr>
          <w:rFonts w:ascii="Courier New" w:hAnsi="Courier New" w:cs="Courier New"/>
          <w:i/>
          <w:iCs/>
          <w:color w:val="0000C0"/>
          <w:sz w:val="20"/>
          <w:szCs w:val="20"/>
        </w:rPr>
        <w:t>GROUP</w:t>
      </w:r>
      <w:r>
        <w:rPr>
          <w:rFonts w:ascii="Courier New" w:hAnsi="Courier New" w:cs="Courier New"/>
          <w:i/>
          <w:iCs/>
          <w:color w:val="0000C0"/>
          <w:sz w:val="20"/>
          <w:szCs w:val="20"/>
        </w:rPr>
        <w:t>_</w:t>
      </w:r>
      <w:r w:rsidR="008D29EE">
        <w:rPr>
          <w:rFonts w:ascii="Courier New" w:hAnsi="Courier New" w:cs="Courier New"/>
          <w:i/>
          <w:iCs/>
          <w:color w:val="0000C0"/>
          <w:sz w:val="20"/>
          <w:szCs w:val="20"/>
        </w:rPr>
        <w:t>PREFIX</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busObjects</w:t>
      </w:r>
      <w:proofErr w:type="spellEnd"/>
      <w:r>
        <w:rPr>
          <w:rFonts w:ascii="Courier New" w:hAnsi="Courier New" w:cs="Courier New"/>
          <w:color w:val="000000"/>
          <w:sz w:val="20"/>
          <w:szCs w:val="20"/>
        </w:rPr>
        <w:t>);</w:t>
      </w:r>
    </w:p>
    <w:p w:rsidR="00D803DA" w:rsidRPr="00D803DA" w:rsidRDefault="00D803DA" w:rsidP="007600F2">
      <w:pPr>
        <w:shd w:val="clear" w:color="auto" w:fill="F2F2F2" w:themeFill="background1" w:themeFillShade="F2"/>
        <w:spacing w:after="0"/>
        <w:rPr>
          <w:rFonts w:ascii="Courier New" w:hAnsi="Courier New" w:cs="Courier New"/>
          <w:color w:val="000000"/>
          <w:sz w:val="20"/>
          <w:szCs w:val="20"/>
        </w:rPr>
      </w:pPr>
      <w:r>
        <w:rPr>
          <w:rFonts w:ascii="Courier New" w:hAnsi="Courier New" w:cs="Courier New"/>
          <w:color w:val="000000"/>
          <w:sz w:val="20"/>
          <w:szCs w:val="20"/>
        </w:rPr>
        <w:t>}</w:t>
      </w:r>
    </w:p>
    <w:p w:rsidR="00D803DA" w:rsidRDefault="00D803DA" w:rsidP="007600F2">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catch</w:t>
      </w:r>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IllegalArgumentException</w:t>
      </w:r>
      <w:proofErr w:type="spellEnd"/>
      <w:r>
        <w:rPr>
          <w:rFonts w:ascii="Courier New" w:hAnsi="Courier New" w:cs="Courier New"/>
          <w:color w:val="000000"/>
          <w:sz w:val="20"/>
          <w:szCs w:val="20"/>
        </w:rPr>
        <w:t xml:space="preserve"> e) {</w:t>
      </w:r>
    </w:p>
    <w:p w:rsidR="00D803DA" w:rsidRDefault="00D803DA" w:rsidP="007600F2">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e.printStackTrace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D803DA" w:rsidRPr="006F2787" w:rsidRDefault="00D803DA" w:rsidP="007600F2">
      <w:pPr>
        <w:shd w:val="clear" w:color="auto" w:fill="F2F2F2" w:themeFill="background1" w:themeFillShade="F2"/>
        <w:spacing w:after="0"/>
      </w:pPr>
      <w:r>
        <w:rPr>
          <w:rFonts w:ascii="Courier New" w:hAnsi="Courier New" w:cs="Courier New"/>
          <w:color w:val="000000"/>
          <w:sz w:val="20"/>
          <w:szCs w:val="20"/>
        </w:rPr>
        <w:t>}</w:t>
      </w:r>
    </w:p>
    <w:p w:rsidR="006F2787" w:rsidRPr="006F2787" w:rsidRDefault="006F2787" w:rsidP="006F2787">
      <w:pPr>
        <w:spacing w:after="0" w:line="240" w:lineRule="auto"/>
        <w:rPr>
          <w:rFonts w:ascii="Courier New" w:hAnsi="Courier New" w:cs="Courier New"/>
          <w:color w:val="000000"/>
          <w:sz w:val="20"/>
          <w:szCs w:val="20"/>
        </w:rPr>
      </w:pPr>
    </w:p>
    <w:p w:rsidR="006F2787" w:rsidRDefault="00FC50EE" w:rsidP="00FC50EE">
      <w:pPr>
        <w:pStyle w:val="Heading2"/>
      </w:pPr>
      <w:bookmarkStart w:id="62" w:name="_Toc342379503"/>
      <w:r>
        <w:t xml:space="preserve">Add a </w:t>
      </w:r>
      <w:proofErr w:type="spellStart"/>
      <w:r>
        <w:t>PeerGroupListener</w:t>
      </w:r>
      <w:proofErr w:type="spellEnd"/>
      <w:r w:rsidR="00D16906">
        <w:t xml:space="preserve"> (Optional)</w:t>
      </w:r>
      <w:bookmarkEnd w:id="62"/>
    </w:p>
    <w:p w:rsidR="006F2787" w:rsidRDefault="008D1195" w:rsidP="00FA1CB8">
      <w:pPr>
        <w:spacing w:after="0"/>
      </w:pPr>
      <w:r>
        <w:tab/>
      </w:r>
      <w:r w:rsidR="00FA1CB8">
        <w:t xml:space="preserve">If your application needs to know when a new peer joins a group, when a peer leaves a group, when a new group is discovered, when a group stops advertising, or if a group becomes disconnected, you can add a </w:t>
      </w:r>
      <w:proofErr w:type="spellStart"/>
      <w:r w:rsidR="00FA1CB8">
        <w:t>PeerGroupListener</w:t>
      </w:r>
      <w:proofErr w:type="spellEnd"/>
      <w:r w:rsidR="00FA1CB8">
        <w:t xml:space="preserve"> to listen for these events. The listener can be passed into the constructor of the Peer</w:t>
      </w:r>
      <w:r w:rsidR="004659DC">
        <w:t xml:space="preserve"> </w:t>
      </w:r>
      <w:r w:rsidR="00FA1CB8">
        <w:t>Group</w:t>
      </w:r>
      <w:r w:rsidR="004659DC">
        <w:t xml:space="preserve"> </w:t>
      </w:r>
      <w:r w:rsidR="00FA1CB8">
        <w:t xml:space="preserve">Manager or can be added via the </w:t>
      </w:r>
      <w:proofErr w:type="spellStart"/>
      <w:proofErr w:type="gramStart"/>
      <w:r w:rsidR="00FA1CB8" w:rsidRPr="00FA1CB8">
        <w:rPr>
          <w:b/>
          <w:i/>
        </w:rPr>
        <w:t>addPeerGroupListener</w:t>
      </w:r>
      <w:proofErr w:type="spellEnd"/>
      <w:r w:rsidR="00FA1CB8" w:rsidRPr="00FA1CB8">
        <w:rPr>
          <w:b/>
          <w:i/>
        </w:rPr>
        <w:t>(</w:t>
      </w:r>
      <w:proofErr w:type="gramEnd"/>
      <w:r w:rsidR="00FA1CB8" w:rsidRPr="00FA1CB8">
        <w:rPr>
          <w:b/>
          <w:i/>
        </w:rPr>
        <w:t>)</w:t>
      </w:r>
      <w:r w:rsidR="00FA1CB8">
        <w:t xml:space="preserve"> method as </w:t>
      </w:r>
      <w:r w:rsidR="00FA1CB8">
        <w:lastRenderedPageBreak/>
        <w:t>shown in the code below.</w:t>
      </w:r>
      <w:r w:rsidR="007C48A0">
        <w:t xml:space="preserve"> </w:t>
      </w:r>
      <w:proofErr w:type="spellStart"/>
      <w:r w:rsidR="007C48A0">
        <w:t>PeerGroupListeners</w:t>
      </w:r>
      <w:proofErr w:type="spellEnd"/>
      <w:r w:rsidR="007C48A0">
        <w:t xml:space="preserve"> can be added at any time</w:t>
      </w:r>
      <w:r w:rsidR="0096528E">
        <w:t xml:space="preserve"> and you can add as many listeners as needed.</w:t>
      </w:r>
    </w:p>
    <w:p w:rsidR="00B437BD" w:rsidRDefault="00B437BD" w:rsidP="00FA1CB8">
      <w:pPr>
        <w:spacing w:after="0"/>
      </w:pPr>
      <w:r>
        <w:tab/>
        <w:t xml:space="preserve">In the code below, we create a new </w:t>
      </w:r>
      <w:proofErr w:type="spellStart"/>
      <w:r>
        <w:t>PeerGroupListener</w:t>
      </w:r>
      <w:proofErr w:type="spellEnd"/>
      <w:r>
        <w:t xml:space="preserve"> to listen for the </w:t>
      </w:r>
      <w:proofErr w:type="spellStart"/>
      <w:proofErr w:type="gramStart"/>
      <w:r w:rsidRPr="00D26554">
        <w:rPr>
          <w:b/>
          <w:i/>
        </w:rPr>
        <w:t>peerAdded</w:t>
      </w:r>
      <w:proofErr w:type="spellEnd"/>
      <w:r w:rsidRPr="00D26554">
        <w:rPr>
          <w:b/>
          <w:i/>
        </w:rPr>
        <w:t>(</w:t>
      </w:r>
      <w:proofErr w:type="gramEnd"/>
      <w:r w:rsidRPr="00D26554">
        <w:rPr>
          <w:b/>
          <w:i/>
        </w:rPr>
        <w:t>)</w:t>
      </w:r>
      <w:r>
        <w:t xml:space="preserve"> and </w:t>
      </w:r>
      <w:proofErr w:type="spellStart"/>
      <w:r w:rsidRPr="00D26554">
        <w:rPr>
          <w:b/>
          <w:i/>
        </w:rPr>
        <w:t>peerRemoved</w:t>
      </w:r>
      <w:proofErr w:type="spellEnd"/>
      <w:r w:rsidRPr="00D26554">
        <w:rPr>
          <w:b/>
          <w:i/>
        </w:rPr>
        <w:t>()</w:t>
      </w:r>
      <w:r>
        <w:t xml:space="preserve"> events.</w:t>
      </w:r>
      <w:r w:rsidR="00B817EB">
        <w:t xml:space="preserve"> In </w:t>
      </w:r>
      <w:r w:rsidR="00917AAC">
        <w:t>the example below</w:t>
      </w:r>
      <w:r w:rsidR="003B097A">
        <w:t>,</w:t>
      </w:r>
      <w:r w:rsidR="003E334A">
        <w:t xml:space="preserve"> </w:t>
      </w:r>
      <w:r w:rsidR="00B817EB">
        <w:t xml:space="preserve">we </w:t>
      </w:r>
      <w:r w:rsidR="003E334A">
        <w:t xml:space="preserve">show how to control the number of peers per group. We only </w:t>
      </w:r>
      <w:r w:rsidR="00B817EB">
        <w:t>want to allow a max of four peers per group so we lock the group once a fourth peer joins that group and unlock the group once the number of peers drops down to three.</w:t>
      </w:r>
    </w:p>
    <w:p w:rsidR="004F7ECA" w:rsidRDefault="004F7ECA" w:rsidP="00FA1CB8">
      <w:pPr>
        <w:spacing w:after="0"/>
      </w:pPr>
    </w:p>
    <w:p w:rsidR="00FA1CB8" w:rsidRDefault="00FA1CB8" w:rsidP="008E6C38">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proofErr w:type="spellStart"/>
      <w:r>
        <w:rPr>
          <w:rFonts w:ascii="Courier New" w:hAnsi="Courier New" w:cs="Courier New"/>
          <w:color w:val="000000"/>
          <w:sz w:val="20"/>
          <w:szCs w:val="20"/>
        </w:rPr>
        <w:t>PeerGroupListener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pgListener</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PeerGroupListener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rsidR="008E6C38" w:rsidRDefault="008E6C38" w:rsidP="008E6C38">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b/>
          <w:bCs/>
          <w:color w:val="7F0055"/>
          <w:sz w:val="20"/>
          <w:szCs w:val="20"/>
        </w:rPr>
        <w:t xml:space="preserve">    </w:t>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r w:rsidRPr="006B62FF">
        <w:rPr>
          <w:rFonts w:ascii="Courier New" w:hAnsi="Courier New" w:cs="Courier New"/>
          <w:color w:val="0000C0"/>
          <w:sz w:val="20"/>
          <w:szCs w:val="20"/>
        </w:rPr>
        <w:t>MAX_NUM_PEERS</w:t>
      </w:r>
      <w:r>
        <w:rPr>
          <w:rFonts w:ascii="Courier New" w:hAnsi="Courier New" w:cs="Courier New"/>
          <w:color w:val="000000"/>
          <w:sz w:val="20"/>
          <w:szCs w:val="20"/>
        </w:rPr>
        <w:t xml:space="preserve"> = 4;</w:t>
      </w:r>
    </w:p>
    <w:p w:rsidR="008E6C38" w:rsidRDefault="008E6C38" w:rsidP="008E6C38">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p>
    <w:p w:rsidR="00FA1CB8" w:rsidRDefault="00FA1CB8" w:rsidP="008E6C38">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@Override</w:t>
      </w:r>
    </w:p>
    <w:p w:rsidR="00FA1CB8" w:rsidRDefault="00FA1CB8" w:rsidP="00E50761">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peerAdded</w:t>
      </w:r>
      <w:proofErr w:type="spellEnd"/>
      <w:r>
        <w:rPr>
          <w:rFonts w:ascii="Courier New" w:hAnsi="Courier New" w:cs="Courier New"/>
          <w:color w:val="000000"/>
          <w:sz w:val="20"/>
          <w:szCs w:val="20"/>
        </w:rPr>
        <w:t xml:space="preserve">(String </w:t>
      </w:r>
      <w:proofErr w:type="spellStart"/>
      <w:r>
        <w:rPr>
          <w:rFonts w:ascii="Courier New" w:hAnsi="Courier New" w:cs="Courier New"/>
          <w:color w:val="000000"/>
          <w:sz w:val="20"/>
          <w:szCs w:val="20"/>
        </w:rPr>
        <w:t>peerId</w:t>
      </w:r>
      <w:proofErr w:type="spell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groupName</w:t>
      </w:r>
      <w:proofErr w:type="spell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numPeers</w:t>
      </w:r>
      <w:proofErr w:type="spellEnd"/>
      <w:r>
        <w:rPr>
          <w:rFonts w:ascii="Courier New" w:hAnsi="Courier New" w:cs="Courier New"/>
          <w:color w:val="000000"/>
          <w:sz w:val="20"/>
          <w:szCs w:val="20"/>
        </w:rPr>
        <w:t>) {</w:t>
      </w:r>
    </w:p>
    <w:p w:rsidR="008E6C38" w:rsidRDefault="008E6C38" w:rsidP="00E50761">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E50761">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if</w:t>
      </w:r>
      <w:r w:rsidR="00327A2C">
        <w:rPr>
          <w:rFonts w:ascii="Courier New" w:hAnsi="Courier New" w:cs="Courier New"/>
          <w:color w:val="000000"/>
          <w:sz w:val="20"/>
          <w:szCs w:val="20"/>
        </w:rPr>
        <w:t>(</w:t>
      </w:r>
      <w:proofErr w:type="spellStart"/>
      <w:proofErr w:type="gramEnd"/>
      <w:r w:rsidR="00327A2C">
        <w:rPr>
          <w:rFonts w:ascii="Courier New" w:hAnsi="Courier New" w:cs="Courier New"/>
          <w:color w:val="000000"/>
          <w:sz w:val="20"/>
          <w:szCs w:val="20"/>
        </w:rPr>
        <w:t>numPeers</w:t>
      </w:r>
      <w:proofErr w:type="spellEnd"/>
      <w:r w:rsidR="00327A2C">
        <w:rPr>
          <w:rFonts w:ascii="Courier New" w:hAnsi="Courier New" w:cs="Courier New"/>
          <w:color w:val="000000"/>
          <w:sz w:val="20"/>
          <w:szCs w:val="20"/>
        </w:rPr>
        <w:t xml:space="preserve"> &gt;</w:t>
      </w:r>
      <w:r>
        <w:rPr>
          <w:rFonts w:ascii="Courier New" w:hAnsi="Courier New" w:cs="Courier New"/>
          <w:color w:val="000000"/>
          <w:sz w:val="20"/>
          <w:szCs w:val="20"/>
        </w:rPr>
        <w:t xml:space="preserve">= </w:t>
      </w:r>
      <w:r>
        <w:rPr>
          <w:rFonts w:ascii="Courier New" w:hAnsi="Courier New" w:cs="Courier New"/>
          <w:color w:val="0000C0"/>
          <w:sz w:val="20"/>
          <w:szCs w:val="20"/>
        </w:rPr>
        <w:t>MAX_NUM_PEERS</w:t>
      </w:r>
      <w:r>
        <w:rPr>
          <w:rFonts w:ascii="Courier New" w:hAnsi="Courier New" w:cs="Courier New"/>
          <w:color w:val="000000"/>
          <w:sz w:val="20"/>
          <w:szCs w:val="20"/>
        </w:rPr>
        <w:t>) {</w:t>
      </w:r>
    </w:p>
    <w:p w:rsidR="008E6C38" w:rsidRDefault="00E50761" w:rsidP="00E50761">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8E6C38">
        <w:rPr>
          <w:rFonts w:ascii="Courier New" w:hAnsi="Courier New" w:cs="Courier New"/>
          <w:color w:val="000000"/>
          <w:sz w:val="20"/>
          <w:szCs w:val="20"/>
        </w:rPr>
        <w:t xml:space="preserve">    </w:t>
      </w:r>
      <w:r>
        <w:rPr>
          <w:rFonts w:ascii="Courier New" w:hAnsi="Courier New" w:cs="Courier New"/>
          <w:color w:val="000000"/>
          <w:sz w:val="20"/>
          <w:szCs w:val="20"/>
        </w:rPr>
        <w:t xml:space="preserve">    </w:t>
      </w:r>
      <w:proofErr w:type="spellStart"/>
      <w:proofErr w:type="gramStart"/>
      <w:r>
        <w:rPr>
          <w:rFonts w:ascii="Courier New" w:hAnsi="Courier New" w:cs="Courier New"/>
          <w:color w:val="0000C0"/>
          <w:sz w:val="20"/>
          <w:szCs w:val="20"/>
        </w:rPr>
        <w:t>pgm</w:t>
      </w:r>
      <w:r w:rsidR="008E6C38">
        <w:rPr>
          <w:rFonts w:ascii="Courier New" w:hAnsi="Courier New" w:cs="Courier New"/>
          <w:color w:val="000000"/>
          <w:sz w:val="20"/>
          <w:szCs w:val="20"/>
        </w:rPr>
        <w:t>.lock</w:t>
      </w:r>
      <w:r>
        <w:rPr>
          <w:rFonts w:ascii="Courier New" w:hAnsi="Courier New" w:cs="Courier New"/>
          <w:color w:val="000000"/>
          <w:sz w:val="20"/>
          <w:szCs w:val="20"/>
        </w:rPr>
        <w:t>Group</w:t>
      </w:r>
      <w:proofErr w:type="spellEnd"/>
      <w:r w:rsidR="008E6C38">
        <w:rPr>
          <w:rFonts w:ascii="Courier New" w:hAnsi="Courier New" w:cs="Courier New"/>
          <w:color w:val="000000"/>
          <w:sz w:val="20"/>
          <w:szCs w:val="20"/>
        </w:rPr>
        <w:t>(</w:t>
      </w:r>
      <w:proofErr w:type="spellStart"/>
      <w:proofErr w:type="gramEnd"/>
      <w:r w:rsidR="008E6C38">
        <w:rPr>
          <w:rFonts w:ascii="Courier New" w:hAnsi="Courier New" w:cs="Courier New"/>
          <w:color w:val="000000"/>
          <w:sz w:val="20"/>
          <w:szCs w:val="20"/>
        </w:rPr>
        <w:t>groupName</w:t>
      </w:r>
      <w:proofErr w:type="spellEnd"/>
      <w:r w:rsidR="008E6C38">
        <w:rPr>
          <w:rFonts w:ascii="Courier New" w:hAnsi="Courier New" w:cs="Courier New"/>
          <w:color w:val="000000"/>
          <w:sz w:val="20"/>
          <w:szCs w:val="20"/>
        </w:rPr>
        <w:t>);</w:t>
      </w:r>
    </w:p>
    <w:p w:rsidR="008E6C38" w:rsidRDefault="00E50761" w:rsidP="00E50761">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sidR="008E6C38">
        <w:rPr>
          <w:rFonts w:ascii="Courier New" w:hAnsi="Courier New" w:cs="Courier New"/>
          <w:color w:val="000000"/>
          <w:sz w:val="20"/>
          <w:szCs w:val="20"/>
        </w:rPr>
        <w:t>}</w:t>
      </w:r>
      <w:r w:rsidR="00FA1CB8">
        <w:rPr>
          <w:rFonts w:ascii="Courier New" w:hAnsi="Courier New" w:cs="Courier New"/>
          <w:color w:val="000000"/>
          <w:sz w:val="20"/>
          <w:szCs w:val="20"/>
        </w:rPr>
        <w:t xml:space="preserve">        </w:t>
      </w:r>
    </w:p>
    <w:p w:rsidR="00FA1CB8" w:rsidRDefault="00FA1CB8" w:rsidP="008E6C38">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FA1CB8" w:rsidRDefault="00FA1CB8" w:rsidP="008E6C38">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FA1CB8" w:rsidRDefault="00FA1CB8" w:rsidP="008E6C38">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 xml:space="preserve">    @Override</w:t>
      </w:r>
    </w:p>
    <w:p w:rsidR="00FA1CB8" w:rsidRDefault="00FA1CB8" w:rsidP="008E6C38">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peerRemoved</w:t>
      </w:r>
      <w:proofErr w:type="spellEnd"/>
      <w:r>
        <w:rPr>
          <w:rFonts w:ascii="Courier New" w:hAnsi="Courier New" w:cs="Courier New"/>
          <w:color w:val="000000"/>
          <w:sz w:val="20"/>
          <w:szCs w:val="20"/>
        </w:rPr>
        <w:t xml:space="preserve">(String </w:t>
      </w:r>
      <w:proofErr w:type="spellStart"/>
      <w:r>
        <w:rPr>
          <w:rFonts w:ascii="Courier New" w:hAnsi="Courier New" w:cs="Courier New"/>
          <w:color w:val="000000"/>
          <w:sz w:val="20"/>
          <w:szCs w:val="20"/>
        </w:rPr>
        <w:t>peerId</w:t>
      </w:r>
      <w:proofErr w:type="spellEnd"/>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groupName</w:t>
      </w:r>
      <w:proofErr w:type="spell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numPeers</w:t>
      </w:r>
      <w:proofErr w:type="spellEnd"/>
      <w:r>
        <w:rPr>
          <w:rFonts w:ascii="Courier New" w:hAnsi="Courier New" w:cs="Courier New"/>
          <w:color w:val="000000"/>
          <w:sz w:val="20"/>
          <w:szCs w:val="20"/>
        </w:rPr>
        <w:t>) {</w:t>
      </w:r>
    </w:p>
    <w:p w:rsidR="00E50761" w:rsidRDefault="00FA1CB8" w:rsidP="00E50761">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sidR="00E50761">
        <w:rPr>
          <w:rFonts w:ascii="Courier New" w:hAnsi="Courier New" w:cs="Courier New"/>
          <w:b/>
          <w:bCs/>
          <w:color w:val="7F0055"/>
          <w:sz w:val="20"/>
          <w:szCs w:val="20"/>
        </w:rPr>
        <w:t>if</w:t>
      </w:r>
      <w:r w:rsidR="00E50761">
        <w:rPr>
          <w:rFonts w:ascii="Courier New" w:hAnsi="Courier New" w:cs="Courier New"/>
          <w:color w:val="000000"/>
          <w:sz w:val="20"/>
          <w:szCs w:val="20"/>
        </w:rPr>
        <w:t>(</w:t>
      </w:r>
      <w:proofErr w:type="spellStart"/>
      <w:proofErr w:type="gramEnd"/>
      <w:r w:rsidR="00E50761">
        <w:rPr>
          <w:rFonts w:ascii="Courier New" w:hAnsi="Courier New" w:cs="Courier New"/>
          <w:color w:val="000000"/>
          <w:sz w:val="20"/>
          <w:szCs w:val="20"/>
        </w:rPr>
        <w:t>numPeers</w:t>
      </w:r>
      <w:proofErr w:type="spellEnd"/>
      <w:r w:rsidR="00E50761">
        <w:rPr>
          <w:rFonts w:ascii="Courier New" w:hAnsi="Courier New" w:cs="Courier New"/>
          <w:color w:val="000000"/>
          <w:sz w:val="20"/>
          <w:szCs w:val="20"/>
        </w:rPr>
        <w:t xml:space="preserve"> == </w:t>
      </w:r>
      <w:r w:rsidR="00546A5F">
        <w:rPr>
          <w:rFonts w:ascii="Courier New" w:hAnsi="Courier New" w:cs="Courier New"/>
          <w:color w:val="000000"/>
          <w:sz w:val="20"/>
          <w:szCs w:val="20"/>
        </w:rPr>
        <w:t>(</w:t>
      </w:r>
      <w:r w:rsidR="00E50761">
        <w:rPr>
          <w:rFonts w:ascii="Courier New" w:hAnsi="Courier New" w:cs="Courier New"/>
          <w:color w:val="0000C0"/>
          <w:sz w:val="20"/>
          <w:szCs w:val="20"/>
        </w:rPr>
        <w:t>MAX_NUM_PEERS</w:t>
      </w:r>
      <w:r w:rsidR="00546A5F">
        <w:rPr>
          <w:rFonts w:ascii="Courier New" w:hAnsi="Courier New" w:cs="Courier New"/>
          <w:color w:val="0000C0"/>
          <w:sz w:val="20"/>
          <w:szCs w:val="20"/>
        </w:rPr>
        <w:t xml:space="preserve"> </w:t>
      </w:r>
      <w:r w:rsidR="00546A5F">
        <w:rPr>
          <w:rFonts w:ascii="Courier New" w:hAnsi="Courier New" w:cs="Courier New"/>
          <w:color w:val="000000"/>
          <w:sz w:val="20"/>
          <w:szCs w:val="20"/>
        </w:rPr>
        <w:t>– 1)</w:t>
      </w:r>
      <w:r w:rsidR="00E50761">
        <w:rPr>
          <w:rFonts w:ascii="Courier New" w:hAnsi="Courier New" w:cs="Courier New"/>
          <w:color w:val="000000"/>
          <w:sz w:val="20"/>
          <w:szCs w:val="20"/>
        </w:rPr>
        <w:t>) {</w:t>
      </w:r>
    </w:p>
    <w:p w:rsidR="00E50761" w:rsidRDefault="00E50761" w:rsidP="00E50761">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C0"/>
          <w:sz w:val="20"/>
          <w:szCs w:val="20"/>
        </w:rPr>
        <w:t>pgm</w:t>
      </w:r>
      <w:r>
        <w:rPr>
          <w:rFonts w:ascii="Courier New" w:hAnsi="Courier New" w:cs="Courier New"/>
          <w:color w:val="000000"/>
          <w:sz w:val="20"/>
          <w:szCs w:val="20"/>
        </w:rPr>
        <w:t>.</w:t>
      </w:r>
      <w:r w:rsidR="009422E9">
        <w:rPr>
          <w:rFonts w:ascii="Courier New" w:hAnsi="Courier New" w:cs="Courier New"/>
          <w:color w:val="000000"/>
          <w:sz w:val="20"/>
          <w:szCs w:val="20"/>
        </w:rPr>
        <w:t>un</w:t>
      </w:r>
      <w:r>
        <w:rPr>
          <w:rFonts w:ascii="Courier New" w:hAnsi="Courier New" w:cs="Courier New"/>
          <w:color w:val="000000"/>
          <w:sz w:val="20"/>
          <w:szCs w:val="20"/>
        </w:rPr>
        <w:t>lockGroup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groupName</w:t>
      </w:r>
      <w:proofErr w:type="spellEnd"/>
      <w:r>
        <w:rPr>
          <w:rFonts w:ascii="Courier New" w:hAnsi="Courier New" w:cs="Courier New"/>
          <w:color w:val="000000"/>
          <w:sz w:val="20"/>
          <w:szCs w:val="20"/>
        </w:rPr>
        <w:t>);</w:t>
      </w:r>
    </w:p>
    <w:p w:rsidR="00FA1CB8" w:rsidRPr="00E50761" w:rsidRDefault="00E50761" w:rsidP="008E6C38">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        </w:t>
      </w:r>
    </w:p>
    <w:p w:rsidR="00F61D36" w:rsidRDefault="00FA1CB8" w:rsidP="008E6C38">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6B6AEB" w:rsidRDefault="00F61D36" w:rsidP="008E6C38">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D803DA" w:rsidRDefault="002C6997" w:rsidP="002E52F9">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br/>
      </w:r>
      <w:proofErr w:type="spellStart"/>
      <w:proofErr w:type="gramStart"/>
      <w:r>
        <w:rPr>
          <w:rFonts w:ascii="Courier New" w:hAnsi="Courier New" w:cs="Courier New"/>
          <w:color w:val="0000C0"/>
          <w:sz w:val="20"/>
          <w:szCs w:val="20"/>
        </w:rPr>
        <w:t>pgm</w:t>
      </w:r>
      <w:r>
        <w:rPr>
          <w:rFonts w:ascii="Courier New" w:hAnsi="Courier New" w:cs="Courier New"/>
          <w:color w:val="000000"/>
          <w:sz w:val="20"/>
          <w:szCs w:val="20"/>
        </w:rPr>
        <w:t>.addPeerGroupList</w:t>
      </w:r>
      <w:r w:rsidR="00B55CC8">
        <w:rPr>
          <w:rFonts w:ascii="Courier New" w:hAnsi="Courier New" w:cs="Courier New"/>
          <w:color w:val="000000"/>
          <w:sz w:val="20"/>
          <w:szCs w:val="20"/>
        </w:rPr>
        <w:t>e</w:t>
      </w:r>
      <w:r>
        <w:rPr>
          <w:rFonts w:ascii="Courier New" w:hAnsi="Courier New" w:cs="Courier New"/>
          <w:color w:val="000000"/>
          <w:sz w:val="20"/>
          <w:szCs w:val="20"/>
        </w:rPr>
        <w:t>ner</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pgListener</w:t>
      </w:r>
      <w:proofErr w:type="spellEnd"/>
      <w:r>
        <w:rPr>
          <w:rFonts w:ascii="Courier New" w:hAnsi="Courier New" w:cs="Courier New"/>
          <w:color w:val="000000"/>
          <w:sz w:val="20"/>
          <w:szCs w:val="20"/>
        </w:rPr>
        <w:t>);</w:t>
      </w:r>
    </w:p>
    <w:p w:rsidR="00533EDA" w:rsidRDefault="00533EDA" w:rsidP="00533EDA">
      <w:pPr>
        <w:shd w:val="clear" w:color="auto" w:fill="FFFFFF" w:themeFill="background1"/>
        <w:autoSpaceDE w:val="0"/>
        <w:autoSpaceDN w:val="0"/>
        <w:adjustRightInd w:val="0"/>
        <w:spacing w:after="0" w:line="240" w:lineRule="auto"/>
        <w:rPr>
          <w:rFonts w:ascii="Courier New" w:hAnsi="Courier New" w:cs="Courier New"/>
          <w:color w:val="000000"/>
          <w:sz w:val="20"/>
          <w:szCs w:val="20"/>
        </w:rPr>
      </w:pPr>
    </w:p>
    <w:p w:rsidR="001F70FE" w:rsidRDefault="001F70FE" w:rsidP="001F70FE">
      <w:pPr>
        <w:pStyle w:val="Heading2"/>
      </w:pPr>
      <w:bookmarkStart w:id="63" w:name="_Toc342379504"/>
      <w:r>
        <w:t>Registering Signal Handlers</w:t>
      </w:r>
      <w:bookmarkEnd w:id="63"/>
      <w:r>
        <w:t xml:space="preserve"> </w:t>
      </w:r>
    </w:p>
    <w:p w:rsidR="001F70FE" w:rsidRDefault="001F70FE" w:rsidP="001F70FE">
      <w:r>
        <w:tab/>
        <w:t xml:space="preserve">If your </w:t>
      </w:r>
      <w:proofErr w:type="spellStart"/>
      <w:r>
        <w:t>AllJoyn</w:t>
      </w:r>
      <w:proofErr w:type="spellEnd"/>
      <w:r>
        <w:t xml:space="preserve"> interface contains any signals, then you will want to register your signal handlers to be triggered when those signals are received. To do so, simply call</w:t>
      </w:r>
      <w:r w:rsidR="00E84C7A">
        <w:t xml:space="preserve"> </w:t>
      </w:r>
      <w:proofErr w:type="spellStart"/>
      <w:proofErr w:type="gramStart"/>
      <w:r w:rsidR="00E84C7A" w:rsidRPr="005978DC">
        <w:rPr>
          <w:b/>
          <w:i/>
        </w:rPr>
        <w:t>registerSignalHandlers</w:t>
      </w:r>
      <w:proofErr w:type="spellEnd"/>
      <w:r w:rsidR="00E84C7A" w:rsidRPr="005978DC">
        <w:rPr>
          <w:b/>
          <w:i/>
        </w:rPr>
        <w:t>(</w:t>
      </w:r>
      <w:proofErr w:type="gramEnd"/>
      <w:r w:rsidR="00E84C7A" w:rsidRPr="005978DC">
        <w:rPr>
          <w:b/>
          <w:i/>
        </w:rPr>
        <w:t>)</w:t>
      </w:r>
      <w:r w:rsidR="00E84C7A">
        <w:t xml:space="preserve"> passing in the class that contains the annot</w:t>
      </w:r>
      <w:r w:rsidR="001C10A6">
        <w:t>at</w:t>
      </w:r>
      <w:r w:rsidR="00E84C7A">
        <w:t>ed</w:t>
      </w:r>
      <w:r w:rsidR="00310A54">
        <w:t xml:space="preserve"> signal handler methods</w:t>
      </w:r>
      <w:r w:rsidR="006B62FF">
        <w:t>.</w:t>
      </w:r>
    </w:p>
    <w:p w:rsidR="006B62FF" w:rsidRDefault="003A25B8" w:rsidP="006B62FF">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Status </w:t>
      </w:r>
      <w:proofErr w:type="spellStart"/>
      <w:r>
        <w:rPr>
          <w:rFonts w:ascii="Courier New" w:hAnsi="Courier New" w:cs="Courier New"/>
          <w:color w:val="000000"/>
          <w:sz w:val="20"/>
          <w:szCs w:val="20"/>
        </w:rPr>
        <w:t>status</w:t>
      </w:r>
      <w:proofErr w:type="spellEnd"/>
      <w:r>
        <w:rPr>
          <w:rFonts w:ascii="Courier New" w:hAnsi="Courier New" w:cs="Courier New"/>
          <w:color w:val="000000"/>
          <w:sz w:val="20"/>
          <w:szCs w:val="20"/>
        </w:rPr>
        <w:t xml:space="preserve"> = </w:t>
      </w:r>
      <w:proofErr w:type="spellStart"/>
      <w:proofErr w:type="gramStart"/>
      <w:r w:rsidR="006B62FF">
        <w:rPr>
          <w:rFonts w:ascii="Courier New" w:hAnsi="Courier New" w:cs="Courier New"/>
          <w:color w:val="0000C0"/>
          <w:sz w:val="20"/>
          <w:szCs w:val="20"/>
        </w:rPr>
        <w:t>pgm</w:t>
      </w:r>
      <w:r w:rsidR="006B62FF">
        <w:rPr>
          <w:rFonts w:ascii="Courier New" w:hAnsi="Courier New" w:cs="Courier New"/>
          <w:color w:val="000000"/>
          <w:sz w:val="20"/>
          <w:szCs w:val="20"/>
        </w:rPr>
        <w:t>.registerSignalHandlers</w:t>
      </w:r>
      <w:proofErr w:type="spellEnd"/>
      <w:r w:rsidR="006B62FF">
        <w:rPr>
          <w:rFonts w:ascii="Courier New" w:hAnsi="Courier New" w:cs="Courier New"/>
          <w:color w:val="000000"/>
          <w:sz w:val="20"/>
          <w:szCs w:val="20"/>
        </w:rPr>
        <w:t>(</w:t>
      </w:r>
      <w:proofErr w:type="gramEnd"/>
      <w:r w:rsidR="006B62FF" w:rsidRPr="006B62FF">
        <w:rPr>
          <w:rFonts w:ascii="Courier New" w:hAnsi="Courier New" w:cs="Courier New"/>
          <w:b/>
          <w:bCs/>
          <w:color w:val="7F0055"/>
          <w:sz w:val="20"/>
          <w:szCs w:val="20"/>
        </w:rPr>
        <w:t>this</w:t>
      </w:r>
      <w:r w:rsidR="006B62FF">
        <w:rPr>
          <w:rFonts w:ascii="Courier New" w:hAnsi="Courier New" w:cs="Courier New"/>
          <w:color w:val="000000"/>
          <w:sz w:val="20"/>
          <w:szCs w:val="20"/>
        </w:rPr>
        <w:t>);</w:t>
      </w:r>
    </w:p>
    <w:p w:rsidR="003A25B8" w:rsidRDefault="003A25B8" w:rsidP="003A25B8">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status != </w:t>
      </w:r>
      <w:proofErr w:type="spellStart"/>
      <w:r>
        <w:rPr>
          <w:rFonts w:ascii="Courier New" w:hAnsi="Courier New" w:cs="Courier New"/>
          <w:color w:val="000000"/>
          <w:sz w:val="20"/>
          <w:szCs w:val="20"/>
        </w:rPr>
        <w:t>Status.</w:t>
      </w:r>
      <w:r>
        <w:rPr>
          <w:rFonts w:ascii="Courier New" w:hAnsi="Courier New" w:cs="Courier New"/>
          <w:i/>
          <w:iCs/>
          <w:color w:val="0000C0"/>
          <w:sz w:val="20"/>
          <w:szCs w:val="20"/>
        </w:rPr>
        <w:t>OK</w:t>
      </w:r>
      <w:proofErr w:type="spellEnd"/>
      <w:r>
        <w:rPr>
          <w:rFonts w:ascii="Courier New" w:hAnsi="Courier New" w:cs="Courier New"/>
          <w:color w:val="000000"/>
          <w:sz w:val="20"/>
          <w:szCs w:val="20"/>
        </w:rPr>
        <w:t>) {</w:t>
      </w:r>
    </w:p>
    <w:p w:rsidR="003A25B8" w:rsidRDefault="003A25B8" w:rsidP="003A25B8">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Log.</w:t>
      </w:r>
      <w:r>
        <w:rPr>
          <w:rFonts w:ascii="Courier New" w:hAnsi="Courier New" w:cs="Courier New"/>
          <w:i/>
          <w:iCs/>
          <w:color w:val="000000"/>
          <w:sz w:val="20"/>
          <w:szCs w:val="20"/>
        </w:rPr>
        <w:t>e</w:t>
      </w:r>
      <w:proofErr w:type="spellEnd"/>
      <w:r>
        <w:rPr>
          <w:rFonts w:ascii="Courier New" w:hAnsi="Courier New" w:cs="Courier New"/>
          <w:color w:val="000000"/>
          <w:sz w:val="20"/>
          <w:szCs w:val="20"/>
        </w:rPr>
        <w:t>(</w:t>
      </w:r>
      <w:proofErr w:type="gramEnd"/>
      <w:r>
        <w:rPr>
          <w:rFonts w:ascii="Courier New" w:hAnsi="Courier New" w:cs="Courier New"/>
          <w:i/>
          <w:iCs/>
          <w:color w:val="0000C0"/>
          <w:sz w:val="20"/>
          <w:szCs w:val="20"/>
        </w:rPr>
        <w:t>TAG</w:t>
      </w:r>
      <w:r>
        <w:rPr>
          <w:rFonts w:ascii="Courier New" w:hAnsi="Courier New" w:cs="Courier New"/>
          <w:color w:val="000000"/>
          <w:sz w:val="20"/>
          <w:szCs w:val="20"/>
        </w:rPr>
        <w:t xml:space="preserve">, </w:t>
      </w:r>
      <w:r>
        <w:rPr>
          <w:rFonts w:ascii="Courier New" w:hAnsi="Courier New" w:cs="Courier New"/>
          <w:color w:val="2A00FF"/>
          <w:sz w:val="20"/>
          <w:szCs w:val="20"/>
        </w:rPr>
        <w:t xml:space="preserve">"Failed to register signal handlers - ” </w:t>
      </w:r>
      <w:r>
        <w:rPr>
          <w:rFonts w:ascii="Courier New" w:hAnsi="Courier New" w:cs="Courier New"/>
          <w:color w:val="000000"/>
          <w:sz w:val="20"/>
          <w:szCs w:val="20"/>
        </w:rPr>
        <w:t>+ status);</w:t>
      </w:r>
    </w:p>
    <w:p w:rsidR="003A25B8" w:rsidRDefault="003A25B8" w:rsidP="003A25B8">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3A25B8" w:rsidRDefault="003A25B8" w:rsidP="003079D4">
      <w:pPr>
        <w:shd w:val="clear" w:color="auto" w:fill="FFFFFF" w:themeFill="background1"/>
        <w:autoSpaceDE w:val="0"/>
        <w:autoSpaceDN w:val="0"/>
        <w:adjustRightInd w:val="0"/>
        <w:spacing w:after="0" w:line="240" w:lineRule="auto"/>
        <w:rPr>
          <w:rFonts w:ascii="Courier New" w:hAnsi="Courier New" w:cs="Courier New"/>
          <w:color w:val="000000"/>
          <w:sz w:val="20"/>
          <w:szCs w:val="20"/>
        </w:rPr>
      </w:pPr>
    </w:p>
    <w:p w:rsidR="00D803DA" w:rsidRDefault="00D803DA" w:rsidP="00D803DA">
      <w:pPr>
        <w:pStyle w:val="Heading2"/>
      </w:pPr>
      <w:bookmarkStart w:id="64" w:name="_Toc342379505"/>
      <w:r>
        <w:t>Creating a Group</w:t>
      </w:r>
      <w:bookmarkEnd w:id="64"/>
    </w:p>
    <w:p w:rsidR="00D803DA" w:rsidRDefault="00D803DA" w:rsidP="00190E04">
      <w:pPr>
        <w:spacing w:after="0"/>
      </w:pPr>
      <w:r>
        <w:tab/>
        <w:t xml:space="preserve">Creating a group is simple. You just call </w:t>
      </w:r>
      <w:proofErr w:type="spellStart"/>
      <w:proofErr w:type="gramStart"/>
      <w:r w:rsidRPr="00B84869">
        <w:rPr>
          <w:b/>
          <w:i/>
        </w:rPr>
        <w:t>createGroup</w:t>
      </w:r>
      <w:proofErr w:type="spellEnd"/>
      <w:r w:rsidRPr="00B84869">
        <w:rPr>
          <w:b/>
          <w:i/>
        </w:rPr>
        <w:t>(</w:t>
      </w:r>
      <w:proofErr w:type="gramEnd"/>
      <w:r w:rsidRPr="00B84869">
        <w:rPr>
          <w:b/>
          <w:i/>
        </w:rPr>
        <w:t>)</w:t>
      </w:r>
      <w:r>
        <w:t xml:space="preserve"> and pass in the name of </w:t>
      </w:r>
      <w:r w:rsidR="00190E04">
        <w:t>the</w:t>
      </w:r>
      <w:r>
        <w:t xml:space="preserve"> new group</w:t>
      </w:r>
      <w:r w:rsidR="00190E04">
        <w:t xml:space="preserve"> you wish to create</w:t>
      </w:r>
      <w:r>
        <w:t>!</w:t>
      </w:r>
      <w:r w:rsidR="00952873">
        <w:t xml:space="preserve"> You can create as many groups as you want given that all the group names are unique. If you try to create a group with a name that already exists, the call will fail.</w:t>
      </w:r>
      <w:r w:rsidR="00645EC2">
        <w:t xml:space="preserve"> Note: you are inherently a peer of your own group</w:t>
      </w:r>
      <w:r w:rsidR="00F4699A">
        <w:t>s</w:t>
      </w:r>
      <w:r w:rsidR="00645EC2">
        <w:t xml:space="preserve"> so you do not need to call </w:t>
      </w:r>
      <w:proofErr w:type="spellStart"/>
      <w:proofErr w:type="gramStart"/>
      <w:r w:rsidR="00645EC2" w:rsidRPr="00F4699A">
        <w:rPr>
          <w:b/>
          <w:i/>
        </w:rPr>
        <w:t>join</w:t>
      </w:r>
      <w:r w:rsidR="00F4699A" w:rsidRPr="00F4699A">
        <w:rPr>
          <w:b/>
          <w:i/>
        </w:rPr>
        <w:t>Group</w:t>
      </w:r>
      <w:proofErr w:type="spellEnd"/>
      <w:r w:rsidR="00F4699A" w:rsidRPr="00F4699A">
        <w:rPr>
          <w:i/>
        </w:rPr>
        <w:t>(</w:t>
      </w:r>
      <w:proofErr w:type="gramEnd"/>
      <w:r w:rsidR="00F4699A" w:rsidRPr="00F4699A">
        <w:rPr>
          <w:i/>
        </w:rPr>
        <w:t>)</w:t>
      </w:r>
      <w:r w:rsidR="00645EC2">
        <w:t xml:space="preserve"> on groups you create.</w:t>
      </w:r>
    </w:p>
    <w:p w:rsidR="00190E04" w:rsidRDefault="00190E04" w:rsidP="00190E04">
      <w:pPr>
        <w:spacing w:after="0"/>
      </w:pPr>
    </w:p>
    <w:p w:rsidR="00190E04" w:rsidRDefault="00190E04" w:rsidP="0022653A">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Status </w:t>
      </w:r>
      <w:proofErr w:type="spellStart"/>
      <w:r>
        <w:rPr>
          <w:rFonts w:ascii="Courier New" w:hAnsi="Courier New" w:cs="Courier New"/>
          <w:color w:val="000000"/>
          <w:sz w:val="20"/>
          <w:szCs w:val="20"/>
        </w:rPr>
        <w:t>status</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pgm</w:t>
      </w:r>
      <w:r>
        <w:rPr>
          <w:rFonts w:ascii="Courier New" w:hAnsi="Courier New" w:cs="Courier New"/>
          <w:color w:val="000000"/>
          <w:sz w:val="20"/>
          <w:szCs w:val="20"/>
        </w:rPr>
        <w:t>.createGroup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C0"/>
          <w:sz w:val="20"/>
          <w:szCs w:val="20"/>
        </w:rPr>
        <w:t>groupName</w:t>
      </w:r>
      <w:proofErr w:type="spellEnd"/>
      <w:r>
        <w:rPr>
          <w:rFonts w:ascii="Courier New" w:hAnsi="Courier New" w:cs="Courier New"/>
          <w:color w:val="000000"/>
          <w:sz w:val="20"/>
          <w:szCs w:val="20"/>
        </w:rPr>
        <w:t>);</w:t>
      </w:r>
    </w:p>
    <w:p w:rsidR="00190E04" w:rsidRDefault="00190E04" w:rsidP="0022653A">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status != </w:t>
      </w:r>
      <w:proofErr w:type="spellStart"/>
      <w:r>
        <w:rPr>
          <w:rFonts w:ascii="Courier New" w:hAnsi="Courier New" w:cs="Courier New"/>
          <w:color w:val="000000"/>
          <w:sz w:val="20"/>
          <w:szCs w:val="20"/>
        </w:rPr>
        <w:t>Status.</w:t>
      </w:r>
      <w:r>
        <w:rPr>
          <w:rFonts w:ascii="Courier New" w:hAnsi="Courier New" w:cs="Courier New"/>
          <w:i/>
          <w:iCs/>
          <w:color w:val="0000C0"/>
          <w:sz w:val="20"/>
          <w:szCs w:val="20"/>
        </w:rPr>
        <w:t>OK</w:t>
      </w:r>
      <w:proofErr w:type="spellEnd"/>
      <w:r>
        <w:rPr>
          <w:rFonts w:ascii="Courier New" w:hAnsi="Courier New" w:cs="Courier New"/>
          <w:color w:val="000000"/>
          <w:sz w:val="20"/>
          <w:szCs w:val="20"/>
        </w:rPr>
        <w:t>) {</w:t>
      </w:r>
    </w:p>
    <w:p w:rsidR="00190E04" w:rsidRDefault="006817AF" w:rsidP="0022653A">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sidR="00190E04">
        <w:rPr>
          <w:rFonts w:ascii="Courier New" w:hAnsi="Courier New" w:cs="Courier New"/>
          <w:color w:val="000000"/>
          <w:sz w:val="20"/>
          <w:szCs w:val="20"/>
        </w:rPr>
        <w:t>Log.</w:t>
      </w:r>
      <w:r>
        <w:rPr>
          <w:rFonts w:ascii="Courier New" w:hAnsi="Courier New" w:cs="Courier New"/>
          <w:i/>
          <w:iCs/>
          <w:color w:val="000000"/>
          <w:sz w:val="20"/>
          <w:szCs w:val="20"/>
        </w:rPr>
        <w:t>e</w:t>
      </w:r>
      <w:proofErr w:type="spellEnd"/>
      <w:r w:rsidR="00190E04">
        <w:rPr>
          <w:rFonts w:ascii="Courier New" w:hAnsi="Courier New" w:cs="Courier New"/>
          <w:color w:val="000000"/>
          <w:sz w:val="20"/>
          <w:szCs w:val="20"/>
        </w:rPr>
        <w:t>(</w:t>
      </w:r>
      <w:proofErr w:type="gramEnd"/>
      <w:r w:rsidR="00190E04">
        <w:rPr>
          <w:rFonts w:ascii="Courier New" w:hAnsi="Courier New" w:cs="Courier New"/>
          <w:i/>
          <w:iCs/>
          <w:color w:val="0000C0"/>
          <w:sz w:val="20"/>
          <w:szCs w:val="20"/>
        </w:rPr>
        <w:t>TAG</w:t>
      </w:r>
      <w:r w:rsidR="00190E04">
        <w:rPr>
          <w:rFonts w:ascii="Courier New" w:hAnsi="Courier New" w:cs="Courier New"/>
          <w:color w:val="000000"/>
          <w:sz w:val="20"/>
          <w:szCs w:val="20"/>
        </w:rPr>
        <w:t xml:space="preserve">, </w:t>
      </w:r>
      <w:r w:rsidR="00190E04">
        <w:rPr>
          <w:rFonts w:ascii="Courier New" w:hAnsi="Courier New" w:cs="Courier New"/>
          <w:color w:val="2A00FF"/>
          <w:sz w:val="20"/>
          <w:szCs w:val="20"/>
        </w:rPr>
        <w:t xml:space="preserve">"Failed to create group - ” </w:t>
      </w:r>
      <w:r w:rsidR="00190E04">
        <w:rPr>
          <w:rFonts w:ascii="Courier New" w:hAnsi="Courier New" w:cs="Courier New"/>
          <w:color w:val="000000"/>
          <w:sz w:val="20"/>
          <w:szCs w:val="20"/>
        </w:rPr>
        <w:t>+ status);</w:t>
      </w:r>
    </w:p>
    <w:p w:rsidR="00190E04" w:rsidRDefault="00190E04" w:rsidP="0022653A">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6817AF" w:rsidRDefault="006817AF" w:rsidP="00190E04">
      <w:pPr>
        <w:autoSpaceDE w:val="0"/>
        <w:autoSpaceDN w:val="0"/>
        <w:adjustRightInd w:val="0"/>
        <w:spacing w:after="0" w:line="240" w:lineRule="auto"/>
        <w:rPr>
          <w:rFonts w:ascii="Courier New" w:hAnsi="Courier New" w:cs="Courier New"/>
          <w:color w:val="000000"/>
          <w:sz w:val="20"/>
          <w:szCs w:val="20"/>
        </w:rPr>
      </w:pPr>
    </w:p>
    <w:p w:rsidR="006817AF" w:rsidRDefault="0022653A" w:rsidP="006817AF">
      <w:pPr>
        <w:pStyle w:val="Heading2"/>
      </w:pPr>
      <w:bookmarkStart w:id="65" w:name="_Toc342379506"/>
      <w:r>
        <w:lastRenderedPageBreak/>
        <w:t>Destroying</w:t>
      </w:r>
      <w:r w:rsidR="006817AF">
        <w:t xml:space="preserve"> a Group</w:t>
      </w:r>
      <w:bookmarkEnd w:id="65"/>
    </w:p>
    <w:p w:rsidR="0022653A" w:rsidRDefault="0022653A" w:rsidP="0027764B">
      <w:pPr>
        <w:spacing w:after="0"/>
      </w:pPr>
      <w:r>
        <w:tab/>
        <w:t xml:space="preserve">Destroying a group is just as easy as creating a group. Simply call </w:t>
      </w:r>
      <w:proofErr w:type="spellStart"/>
      <w:proofErr w:type="gramStart"/>
      <w:r w:rsidRPr="00B84869">
        <w:rPr>
          <w:b/>
          <w:i/>
        </w:rPr>
        <w:t>destroyGroup</w:t>
      </w:r>
      <w:proofErr w:type="spellEnd"/>
      <w:r w:rsidRPr="00B84869">
        <w:rPr>
          <w:b/>
          <w:i/>
        </w:rPr>
        <w:t>(</w:t>
      </w:r>
      <w:proofErr w:type="gramEnd"/>
      <w:r w:rsidRPr="00B84869">
        <w:rPr>
          <w:b/>
          <w:i/>
        </w:rPr>
        <w:t>)</w:t>
      </w:r>
      <w:r>
        <w:t xml:space="preserve"> on the group you wish to destroy. Note that you can only destroy groups that you have created</w:t>
      </w:r>
      <w:r w:rsidR="00B84869">
        <w:t>.</w:t>
      </w:r>
      <w:r w:rsidR="005353BC">
        <w:t xml:space="preserve"> One tip when allowing the user of the app to decide which group to destroy is to call </w:t>
      </w:r>
      <w:proofErr w:type="spellStart"/>
      <w:proofErr w:type="gramStart"/>
      <w:r w:rsidR="005353BC" w:rsidRPr="005353BC">
        <w:rPr>
          <w:b/>
          <w:i/>
        </w:rPr>
        <w:t>listHostedGroups</w:t>
      </w:r>
      <w:proofErr w:type="spellEnd"/>
      <w:r w:rsidR="005353BC" w:rsidRPr="005353BC">
        <w:rPr>
          <w:b/>
          <w:i/>
        </w:rPr>
        <w:t>(</w:t>
      </w:r>
      <w:proofErr w:type="gramEnd"/>
      <w:r w:rsidR="005353BC" w:rsidRPr="005353BC">
        <w:rPr>
          <w:b/>
          <w:i/>
        </w:rPr>
        <w:t>)</w:t>
      </w:r>
      <w:r w:rsidR="005353BC">
        <w:t xml:space="preserve"> which returns a list of groups that you have created. Once the user selects a group name from the returned list, call </w:t>
      </w:r>
      <w:proofErr w:type="spellStart"/>
      <w:proofErr w:type="gramStart"/>
      <w:r w:rsidR="005353BC" w:rsidRPr="005353BC">
        <w:rPr>
          <w:b/>
          <w:i/>
        </w:rPr>
        <w:t>destroyGroup</w:t>
      </w:r>
      <w:proofErr w:type="spellEnd"/>
      <w:r w:rsidR="005353BC" w:rsidRPr="005353BC">
        <w:rPr>
          <w:b/>
          <w:i/>
        </w:rPr>
        <w:t>(</w:t>
      </w:r>
      <w:proofErr w:type="gramEnd"/>
      <w:r w:rsidR="005353BC" w:rsidRPr="005353BC">
        <w:rPr>
          <w:b/>
          <w:i/>
        </w:rPr>
        <w:t>)</w:t>
      </w:r>
      <w:r w:rsidR="005353BC">
        <w:t xml:space="preserve"> on it.</w:t>
      </w:r>
    </w:p>
    <w:p w:rsidR="0027764B" w:rsidRDefault="0027764B" w:rsidP="0027764B">
      <w:pPr>
        <w:autoSpaceDE w:val="0"/>
        <w:autoSpaceDN w:val="0"/>
        <w:adjustRightInd w:val="0"/>
        <w:spacing w:after="0" w:line="240" w:lineRule="auto"/>
      </w:pPr>
    </w:p>
    <w:p w:rsidR="001C3B12" w:rsidRDefault="001C3B12" w:rsidP="008E3394">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3F7F5F"/>
          <w:sz w:val="20"/>
          <w:szCs w:val="20"/>
        </w:rPr>
        <w:t>// Display the list of hosted groups to the user</w:t>
      </w:r>
    </w:p>
    <w:p w:rsidR="0027764B" w:rsidRDefault="0027764B" w:rsidP="008E3394">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proofErr w:type="spellStart"/>
      <w:r>
        <w:rPr>
          <w:rFonts w:ascii="Courier New" w:hAnsi="Courier New" w:cs="Courier New"/>
          <w:color w:val="000000"/>
          <w:sz w:val="20"/>
          <w:szCs w:val="20"/>
        </w:rPr>
        <w:t>ArrayAdapter</w:t>
      </w:r>
      <w:proofErr w:type="spellEnd"/>
      <w:r>
        <w:rPr>
          <w:rFonts w:ascii="Courier New" w:hAnsi="Courier New" w:cs="Courier New"/>
          <w:color w:val="000000"/>
          <w:sz w:val="20"/>
          <w:szCs w:val="20"/>
        </w:rPr>
        <w:t xml:space="preserve">&lt;String&gt; </w:t>
      </w:r>
      <w:proofErr w:type="spellStart"/>
      <w:r>
        <w:rPr>
          <w:rFonts w:ascii="Courier New" w:hAnsi="Courier New" w:cs="Courier New"/>
          <w:color w:val="000000"/>
          <w:sz w:val="20"/>
          <w:szCs w:val="20"/>
        </w:rPr>
        <w:t>groupListAdapter</w:t>
      </w:r>
      <w:proofErr w:type="spellEnd"/>
      <w:r>
        <w:rPr>
          <w:rFonts w:ascii="Courier New" w:hAnsi="Courier New" w:cs="Courier New"/>
          <w:color w:val="000000"/>
          <w:sz w:val="20"/>
          <w:szCs w:val="20"/>
        </w:rPr>
        <w:t xml:space="preserve"> = </w:t>
      </w:r>
    </w:p>
    <w:p w:rsidR="0027764B" w:rsidRPr="0027764B" w:rsidRDefault="0027764B" w:rsidP="008E3394">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b/>
          <w:bCs/>
          <w:color w:val="7F0055"/>
          <w:sz w:val="20"/>
          <w:szCs w:val="20"/>
        </w:rPr>
        <w:t xml:space="preserve">        </w:t>
      </w:r>
      <w:proofErr w:type="gramStart"/>
      <w:r>
        <w:rPr>
          <w:rFonts w:ascii="Courier New" w:hAnsi="Courier New" w:cs="Courier New"/>
          <w:b/>
          <w:bCs/>
          <w:color w:val="7F0055"/>
          <w:sz w:val="20"/>
          <w:szCs w:val="20"/>
        </w:rPr>
        <w:t>new</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ArrayAdapter</w:t>
      </w:r>
      <w:proofErr w:type="spellEnd"/>
      <w:r>
        <w:rPr>
          <w:rFonts w:ascii="Courier New" w:hAnsi="Courier New" w:cs="Courier New"/>
          <w:color w:val="000000"/>
          <w:sz w:val="20"/>
          <w:szCs w:val="20"/>
        </w:rPr>
        <w:t xml:space="preserve">&lt;String&gt;(activity, </w:t>
      </w:r>
      <w:proofErr w:type="spellStart"/>
      <w:r>
        <w:rPr>
          <w:rFonts w:ascii="Courier New" w:hAnsi="Courier New" w:cs="Courier New"/>
          <w:color w:val="000000"/>
          <w:sz w:val="20"/>
          <w:szCs w:val="20"/>
        </w:rPr>
        <w:t>android.R.layout.test_list_item</w:t>
      </w:r>
      <w:proofErr w:type="spellEnd"/>
      <w:r>
        <w:rPr>
          <w:rFonts w:ascii="Courier New" w:hAnsi="Courier New" w:cs="Courier New"/>
          <w:color w:val="000000"/>
          <w:sz w:val="20"/>
          <w:szCs w:val="20"/>
        </w:rPr>
        <w:t>);</w:t>
      </w:r>
    </w:p>
    <w:p w:rsidR="0027764B" w:rsidRDefault="0027764B" w:rsidP="008E3394">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b/>
          <w:bCs/>
          <w:color w:val="7F0055"/>
          <w:sz w:val="20"/>
          <w:szCs w:val="20"/>
        </w:rPr>
        <w:t>final</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ListView</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groupList</w:t>
      </w:r>
      <w:proofErr w:type="spellEnd"/>
      <w:r>
        <w:rPr>
          <w:rFonts w:ascii="Courier New" w:hAnsi="Courier New" w:cs="Courier New"/>
          <w:color w:val="000000"/>
          <w:sz w:val="20"/>
          <w:szCs w:val="20"/>
        </w:rPr>
        <w:t xml:space="preserve"> =  </w:t>
      </w:r>
    </w:p>
    <w:p w:rsidR="0027764B" w:rsidRDefault="0027764B" w:rsidP="008E3394">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ListView</w:t>
      </w:r>
      <w:proofErr w:type="spellEnd"/>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dialog.findViewById</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R.id.hostedGroupList</w:t>
      </w:r>
      <w:proofErr w:type="spellEnd"/>
      <w:r>
        <w:rPr>
          <w:rFonts w:ascii="Courier New" w:hAnsi="Courier New" w:cs="Courier New"/>
          <w:color w:val="000000"/>
          <w:sz w:val="20"/>
          <w:szCs w:val="20"/>
        </w:rPr>
        <w:t>);</w:t>
      </w:r>
    </w:p>
    <w:p w:rsidR="0027764B" w:rsidRDefault="0027764B" w:rsidP="008E3394">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proofErr w:type="spellStart"/>
      <w:proofErr w:type="gramStart"/>
      <w:r>
        <w:rPr>
          <w:rFonts w:ascii="Courier New" w:hAnsi="Courier New" w:cs="Courier New"/>
          <w:color w:val="000000"/>
          <w:sz w:val="20"/>
          <w:szCs w:val="20"/>
        </w:rPr>
        <w:t>groupList.setAdapter</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groupListAdapter</w:t>
      </w:r>
      <w:proofErr w:type="spellEnd"/>
      <w:r>
        <w:rPr>
          <w:rFonts w:ascii="Courier New" w:hAnsi="Courier New" w:cs="Courier New"/>
          <w:color w:val="000000"/>
          <w:sz w:val="20"/>
          <w:szCs w:val="20"/>
        </w:rPr>
        <w:t>);</w:t>
      </w:r>
    </w:p>
    <w:p w:rsidR="0027764B" w:rsidRDefault="0027764B" w:rsidP="008E3394">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27764B" w:rsidRDefault="0027764B" w:rsidP="008E3394">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List&lt;String&gt; groups = </w:t>
      </w:r>
      <w:proofErr w:type="spellStart"/>
      <w:proofErr w:type="gramStart"/>
      <w:r w:rsidR="008E3394" w:rsidRPr="00381C6F">
        <w:rPr>
          <w:rFonts w:ascii="Courier New" w:hAnsi="Courier New" w:cs="Courier New"/>
          <w:b/>
          <w:color w:val="0000C0"/>
          <w:sz w:val="20"/>
          <w:szCs w:val="20"/>
          <w:highlight w:val="lightGray"/>
        </w:rPr>
        <w:t>pgm</w:t>
      </w:r>
      <w:r w:rsidR="008E3394" w:rsidRPr="00381C6F">
        <w:rPr>
          <w:rFonts w:ascii="Courier New" w:hAnsi="Courier New" w:cs="Courier New"/>
          <w:b/>
          <w:color w:val="000000"/>
          <w:sz w:val="20"/>
          <w:szCs w:val="20"/>
          <w:highlight w:val="lightGray"/>
        </w:rPr>
        <w:t>.</w:t>
      </w:r>
      <w:r w:rsidRPr="00381C6F">
        <w:rPr>
          <w:rFonts w:ascii="Courier New" w:hAnsi="Courier New" w:cs="Courier New"/>
          <w:b/>
          <w:color w:val="000000"/>
          <w:sz w:val="20"/>
          <w:szCs w:val="20"/>
          <w:highlight w:val="lightGray"/>
        </w:rPr>
        <w:t>listHostedGroups</w:t>
      </w:r>
      <w:proofErr w:type="spellEnd"/>
      <w:r w:rsidRPr="00381C6F">
        <w:rPr>
          <w:rFonts w:ascii="Courier New" w:hAnsi="Courier New" w:cs="Courier New"/>
          <w:b/>
          <w:color w:val="000000"/>
          <w:sz w:val="20"/>
          <w:szCs w:val="20"/>
          <w:highlight w:val="lightGray"/>
        </w:rPr>
        <w:t>(</w:t>
      </w:r>
      <w:proofErr w:type="gramEnd"/>
      <w:r w:rsidRPr="00381C6F">
        <w:rPr>
          <w:rFonts w:ascii="Courier New" w:hAnsi="Courier New" w:cs="Courier New"/>
          <w:b/>
          <w:color w:val="000000"/>
          <w:sz w:val="20"/>
          <w:szCs w:val="20"/>
          <w:highlight w:val="lightGray"/>
        </w:rPr>
        <w:t>);</w:t>
      </w:r>
    </w:p>
    <w:p w:rsidR="0027764B" w:rsidRDefault="0027764B" w:rsidP="008E3394">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p>
    <w:p w:rsidR="0027764B" w:rsidRDefault="0027764B" w:rsidP="008E3394">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for</w:t>
      </w:r>
      <w:proofErr w:type="gramEnd"/>
      <w:r>
        <w:rPr>
          <w:rFonts w:ascii="Courier New" w:hAnsi="Courier New" w:cs="Courier New"/>
          <w:color w:val="000000"/>
          <w:sz w:val="20"/>
          <w:szCs w:val="20"/>
        </w:rPr>
        <w:t xml:space="preserve"> (String group : groups) {</w:t>
      </w:r>
    </w:p>
    <w:p w:rsidR="0027764B" w:rsidRDefault="0027764B" w:rsidP="008E3394">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groupListAdapter.add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group);</w:t>
      </w:r>
    </w:p>
    <w:p w:rsidR="0027764B" w:rsidRDefault="0027764B" w:rsidP="008E3394">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27764B" w:rsidRDefault="0027764B" w:rsidP="008E3394">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proofErr w:type="spellStart"/>
      <w:proofErr w:type="gramStart"/>
      <w:r>
        <w:rPr>
          <w:rFonts w:ascii="Courier New" w:hAnsi="Courier New" w:cs="Courier New"/>
          <w:color w:val="000000"/>
          <w:sz w:val="20"/>
          <w:szCs w:val="20"/>
        </w:rPr>
        <w:t>groupListAdapter.notifyDataSetChanged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DD346C" w:rsidRDefault="00DD346C" w:rsidP="008E3394">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p>
    <w:p w:rsidR="0027764B" w:rsidRDefault="00DD346C" w:rsidP="008E3394">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Once the user selects a group from the list, call </w:t>
      </w:r>
      <w:proofErr w:type="spellStart"/>
      <w:proofErr w:type="gramStart"/>
      <w:r>
        <w:rPr>
          <w:rFonts w:ascii="Courier New" w:hAnsi="Courier New" w:cs="Courier New"/>
          <w:color w:val="3F7F5F"/>
          <w:sz w:val="20"/>
          <w:szCs w:val="20"/>
        </w:rPr>
        <w:t>destroyGroup</w:t>
      </w:r>
      <w:proofErr w:type="spellEnd"/>
      <w:r>
        <w:rPr>
          <w:rFonts w:ascii="Courier New" w:hAnsi="Courier New" w:cs="Courier New"/>
          <w:color w:val="3F7F5F"/>
          <w:sz w:val="20"/>
          <w:szCs w:val="20"/>
        </w:rPr>
        <w:t>(</w:t>
      </w:r>
      <w:proofErr w:type="gramEnd"/>
      <w:r>
        <w:rPr>
          <w:rFonts w:ascii="Courier New" w:hAnsi="Courier New" w:cs="Courier New"/>
          <w:color w:val="3F7F5F"/>
          <w:sz w:val="20"/>
          <w:szCs w:val="20"/>
        </w:rPr>
        <w:t>) on it</w:t>
      </w:r>
      <w:r w:rsidR="0027764B">
        <w:rPr>
          <w:rFonts w:ascii="Courier New" w:hAnsi="Courier New" w:cs="Courier New"/>
          <w:color w:val="000000"/>
          <w:sz w:val="20"/>
          <w:szCs w:val="20"/>
        </w:rPr>
        <w:t xml:space="preserve">      </w:t>
      </w:r>
    </w:p>
    <w:p w:rsidR="0027764B" w:rsidRDefault="0027764B" w:rsidP="008E3394">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proofErr w:type="spellStart"/>
      <w:proofErr w:type="gramStart"/>
      <w:r>
        <w:rPr>
          <w:rFonts w:ascii="Courier New" w:hAnsi="Courier New" w:cs="Courier New"/>
          <w:color w:val="000000"/>
          <w:sz w:val="20"/>
          <w:szCs w:val="20"/>
        </w:rPr>
        <w:t>groupList.setOnItemClickListener</w:t>
      </w:r>
      <w:proofErr w:type="spellEnd"/>
      <w:r>
        <w:rPr>
          <w:rFonts w:ascii="Courier New" w:hAnsi="Courier New" w:cs="Courier New"/>
          <w:color w:val="000000"/>
          <w:sz w:val="20"/>
          <w:szCs w:val="20"/>
        </w:rPr>
        <w:t>(</w:t>
      </w:r>
      <w:proofErr w:type="gramEnd"/>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ListView.OnItemClickListener</w:t>
      </w:r>
      <w:proofErr w:type="spellEnd"/>
      <w:r>
        <w:rPr>
          <w:rFonts w:ascii="Courier New" w:hAnsi="Courier New" w:cs="Courier New"/>
          <w:color w:val="000000"/>
          <w:sz w:val="20"/>
          <w:szCs w:val="20"/>
        </w:rPr>
        <w:t>() {</w:t>
      </w:r>
    </w:p>
    <w:p w:rsidR="0027764B" w:rsidRDefault="0027764B" w:rsidP="008E3394">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onItemClick</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AdapterView</w:t>
      </w:r>
      <w:proofErr w:type="spellEnd"/>
      <w:r>
        <w:rPr>
          <w:rFonts w:ascii="Courier New" w:hAnsi="Courier New" w:cs="Courier New"/>
          <w:color w:val="000000"/>
          <w:sz w:val="20"/>
          <w:szCs w:val="20"/>
        </w:rPr>
        <w:t xml:space="preserve">&lt;?&gt; parent, View </w:t>
      </w:r>
      <w:proofErr w:type="spellStart"/>
      <w:r>
        <w:rPr>
          <w:rFonts w:ascii="Courier New" w:hAnsi="Courier New" w:cs="Courier New"/>
          <w:color w:val="000000"/>
          <w:sz w:val="20"/>
          <w:szCs w:val="20"/>
        </w:rPr>
        <w:t>view</w:t>
      </w:r>
      <w:proofErr w:type="spell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position, </w:t>
      </w:r>
    </w:p>
    <w:p w:rsidR="0027764B" w:rsidRDefault="0027764B" w:rsidP="008E3394">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63449F">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long</w:t>
      </w:r>
      <w:proofErr w:type="gramEnd"/>
      <w:r>
        <w:rPr>
          <w:rFonts w:ascii="Courier New" w:hAnsi="Courier New" w:cs="Courier New"/>
          <w:color w:val="000000"/>
          <w:sz w:val="20"/>
          <w:szCs w:val="20"/>
        </w:rPr>
        <w:t xml:space="preserve"> id) {</w:t>
      </w:r>
    </w:p>
    <w:p w:rsidR="0027764B" w:rsidRDefault="0027764B" w:rsidP="008E3394">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2559C6">
        <w:rPr>
          <w:rFonts w:ascii="Courier New" w:hAnsi="Courier New" w:cs="Courier New"/>
          <w:color w:val="3F7F5F"/>
          <w:sz w:val="20"/>
          <w:szCs w:val="20"/>
        </w:rPr>
        <w:t xml:space="preserve">// Call </w:t>
      </w:r>
      <w:proofErr w:type="spellStart"/>
      <w:proofErr w:type="gramStart"/>
      <w:r w:rsidR="002559C6">
        <w:rPr>
          <w:rFonts w:ascii="Courier New" w:hAnsi="Courier New" w:cs="Courier New"/>
          <w:color w:val="3F7F5F"/>
          <w:sz w:val="20"/>
          <w:szCs w:val="20"/>
        </w:rPr>
        <w:t>destroyG</w:t>
      </w:r>
      <w:r>
        <w:rPr>
          <w:rFonts w:ascii="Courier New" w:hAnsi="Courier New" w:cs="Courier New"/>
          <w:color w:val="3F7F5F"/>
          <w:sz w:val="20"/>
          <w:szCs w:val="20"/>
        </w:rPr>
        <w:t>roup</w:t>
      </w:r>
      <w:proofErr w:type="spellEnd"/>
      <w:r w:rsidR="002559C6">
        <w:rPr>
          <w:rFonts w:ascii="Courier New" w:hAnsi="Courier New" w:cs="Courier New"/>
          <w:color w:val="3F7F5F"/>
          <w:sz w:val="20"/>
          <w:szCs w:val="20"/>
        </w:rPr>
        <w:t>(</w:t>
      </w:r>
      <w:proofErr w:type="gramEnd"/>
      <w:r w:rsidR="002559C6">
        <w:rPr>
          <w:rFonts w:ascii="Courier New" w:hAnsi="Courier New" w:cs="Courier New"/>
          <w:color w:val="3F7F5F"/>
          <w:sz w:val="20"/>
          <w:szCs w:val="20"/>
        </w:rPr>
        <w:t>)</w:t>
      </w:r>
      <w:r>
        <w:rPr>
          <w:rFonts w:ascii="Courier New" w:hAnsi="Courier New" w:cs="Courier New"/>
          <w:color w:val="3F7F5F"/>
          <w:sz w:val="20"/>
          <w:szCs w:val="20"/>
        </w:rPr>
        <w:t xml:space="preserve"> on the selected hosted group</w:t>
      </w:r>
    </w:p>
    <w:p w:rsidR="0027764B" w:rsidRDefault="0027764B" w:rsidP="008E3394">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E6193">
        <w:rPr>
          <w:rFonts w:ascii="Courier New" w:hAnsi="Courier New" w:cs="Courier New"/>
          <w:color w:val="000000"/>
          <w:sz w:val="20"/>
          <w:szCs w:val="20"/>
        </w:rPr>
        <w:t xml:space="preserve">String </w:t>
      </w:r>
      <w:proofErr w:type="spellStart"/>
      <w:r w:rsidR="003E6193">
        <w:rPr>
          <w:rFonts w:ascii="Courier New" w:hAnsi="Courier New" w:cs="Courier New"/>
          <w:color w:val="000000"/>
          <w:sz w:val="20"/>
          <w:szCs w:val="20"/>
        </w:rPr>
        <w:t>groupN</w:t>
      </w:r>
      <w:r>
        <w:rPr>
          <w:rFonts w:ascii="Courier New" w:hAnsi="Courier New" w:cs="Courier New"/>
          <w:color w:val="000000"/>
          <w:sz w:val="20"/>
          <w:szCs w:val="20"/>
        </w:rPr>
        <w:t>ame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groupList.getItemAtPosition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position).</w:t>
      </w:r>
      <w:proofErr w:type="spellStart"/>
      <w:r>
        <w:rPr>
          <w:rFonts w:ascii="Courier New" w:hAnsi="Courier New" w:cs="Courier New"/>
          <w:color w:val="000000"/>
          <w:sz w:val="20"/>
          <w:szCs w:val="20"/>
        </w:rPr>
        <w:t>toString</w:t>
      </w:r>
      <w:proofErr w:type="spellEnd"/>
      <w:r>
        <w:rPr>
          <w:rFonts w:ascii="Courier New" w:hAnsi="Courier New" w:cs="Courier New"/>
          <w:color w:val="000000"/>
          <w:sz w:val="20"/>
          <w:szCs w:val="20"/>
        </w:rPr>
        <w:t>();</w:t>
      </w:r>
    </w:p>
    <w:p w:rsidR="0027764B" w:rsidRDefault="0027764B" w:rsidP="008E3394">
      <w:pPr>
        <w:shd w:val="clear" w:color="auto" w:fill="F2F2F2" w:themeFill="background1" w:themeFillShade="F2"/>
        <w:autoSpaceDE w:val="0"/>
        <w:autoSpaceDN w:val="0"/>
        <w:adjustRightInd w:val="0"/>
        <w:spacing w:after="0" w:line="240" w:lineRule="auto"/>
        <w:rPr>
          <w:rFonts w:ascii="Courier New" w:hAnsi="Courier New" w:cs="Courier New"/>
          <w:b/>
          <w:color w:val="000000"/>
          <w:sz w:val="20"/>
          <w:szCs w:val="20"/>
        </w:rPr>
      </w:pPr>
      <w:r>
        <w:rPr>
          <w:rFonts w:ascii="Courier New" w:hAnsi="Courier New" w:cs="Courier New"/>
          <w:color w:val="000000"/>
          <w:sz w:val="20"/>
          <w:szCs w:val="20"/>
        </w:rPr>
        <w:t xml:space="preserve">        </w:t>
      </w:r>
      <w:r w:rsidR="0037673B">
        <w:rPr>
          <w:rFonts w:ascii="Courier New" w:hAnsi="Courier New" w:cs="Courier New"/>
          <w:color w:val="000000"/>
          <w:sz w:val="20"/>
          <w:szCs w:val="20"/>
        </w:rPr>
        <w:t xml:space="preserve">Status </w:t>
      </w:r>
      <w:proofErr w:type="spellStart"/>
      <w:r w:rsidR="0037673B">
        <w:rPr>
          <w:rFonts w:ascii="Courier New" w:hAnsi="Courier New" w:cs="Courier New"/>
          <w:color w:val="000000"/>
          <w:sz w:val="20"/>
          <w:szCs w:val="20"/>
        </w:rPr>
        <w:t>status</w:t>
      </w:r>
      <w:proofErr w:type="spellEnd"/>
      <w:r w:rsidR="0037673B">
        <w:rPr>
          <w:rFonts w:ascii="Courier New" w:hAnsi="Courier New" w:cs="Courier New"/>
          <w:color w:val="000000"/>
          <w:sz w:val="20"/>
          <w:szCs w:val="20"/>
        </w:rPr>
        <w:t xml:space="preserve"> = </w:t>
      </w:r>
      <w:proofErr w:type="spellStart"/>
      <w:proofErr w:type="gramStart"/>
      <w:r w:rsidR="00FD40D0" w:rsidRPr="00AA4399">
        <w:rPr>
          <w:rFonts w:ascii="Courier New" w:hAnsi="Courier New" w:cs="Courier New"/>
          <w:b/>
          <w:color w:val="0000C0"/>
          <w:sz w:val="20"/>
          <w:szCs w:val="20"/>
          <w:highlight w:val="lightGray"/>
        </w:rPr>
        <w:t>pgm</w:t>
      </w:r>
      <w:r w:rsidR="00FD40D0" w:rsidRPr="00AA4399">
        <w:rPr>
          <w:rFonts w:ascii="Courier New" w:hAnsi="Courier New" w:cs="Courier New"/>
          <w:b/>
          <w:color w:val="000000"/>
          <w:sz w:val="20"/>
          <w:szCs w:val="20"/>
          <w:highlight w:val="lightGray"/>
        </w:rPr>
        <w:t>.</w:t>
      </w:r>
      <w:r w:rsidRPr="00AA4399">
        <w:rPr>
          <w:rFonts w:ascii="Courier New" w:hAnsi="Courier New" w:cs="Courier New"/>
          <w:b/>
          <w:color w:val="000000"/>
          <w:sz w:val="20"/>
          <w:szCs w:val="20"/>
          <w:highlight w:val="lightGray"/>
        </w:rPr>
        <w:t>destroyGroup</w:t>
      </w:r>
      <w:proofErr w:type="spellEnd"/>
      <w:r w:rsidRPr="00AA4399">
        <w:rPr>
          <w:rFonts w:ascii="Courier New" w:hAnsi="Courier New" w:cs="Courier New"/>
          <w:b/>
          <w:color w:val="000000"/>
          <w:sz w:val="20"/>
          <w:szCs w:val="20"/>
          <w:highlight w:val="lightGray"/>
        </w:rPr>
        <w:t>(</w:t>
      </w:r>
      <w:proofErr w:type="spellStart"/>
      <w:proofErr w:type="gramEnd"/>
      <w:r w:rsidR="003E6193" w:rsidRPr="00AA4399">
        <w:rPr>
          <w:rFonts w:ascii="Courier New" w:hAnsi="Courier New" w:cs="Courier New"/>
          <w:b/>
          <w:color w:val="000000"/>
          <w:sz w:val="20"/>
          <w:szCs w:val="20"/>
          <w:highlight w:val="lightGray"/>
        </w:rPr>
        <w:t>groupName</w:t>
      </w:r>
      <w:proofErr w:type="spellEnd"/>
      <w:r w:rsidRPr="00AA4399">
        <w:rPr>
          <w:rFonts w:ascii="Courier New" w:hAnsi="Courier New" w:cs="Courier New"/>
          <w:b/>
          <w:color w:val="000000"/>
          <w:sz w:val="20"/>
          <w:szCs w:val="20"/>
          <w:highlight w:val="lightGray"/>
        </w:rPr>
        <w:t>);</w:t>
      </w:r>
    </w:p>
    <w:p w:rsidR="001F70FE" w:rsidRDefault="001F70FE" w:rsidP="001F70FE">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 xml:space="preserve">        </w:t>
      </w:r>
      <w:proofErr w:type="gramStart"/>
      <w:r>
        <w:rPr>
          <w:rFonts w:ascii="Courier New" w:hAnsi="Courier New" w:cs="Courier New"/>
          <w:b/>
          <w:bCs/>
          <w:color w:val="7F0055"/>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status != </w:t>
      </w:r>
      <w:proofErr w:type="spellStart"/>
      <w:r>
        <w:rPr>
          <w:rFonts w:ascii="Courier New" w:hAnsi="Courier New" w:cs="Courier New"/>
          <w:color w:val="000000"/>
          <w:sz w:val="20"/>
          <w:szCs w:val="20"/>
        </w:rPr>
        <w:t>Status.</w:t>
      </w:r>
      <w:r>
        <w:rPr>
          <w:rFonts w:ascii="Courier New" w:hAnsi="Courier New" w:cs="Courier New"/>
          <w:i/>
          <w:iCs/>
          <w:color w:val="0000C0"/>
          <w:sz w:val="20"/>
          <w:szCs w:val="20"/>
        </w:rPr>
        <w:t>OK</w:t>
      </w:r>
      <w:proofErr w:type="spellEnd"/>
      <w:r>
        <w:rPr>
          <w:rFonts w:ascii="Courier New" w:hAnsi="Courier New" w:cs="Courier New"/>
          <w:color w:val="000000"/>
          <w:sz w:val="20"/>
          <w:szCs w:val="20"/>
        </w:rPr>
        <w:t>) {</w:t>
      </w:r>
    </w:p>
    <w:p w:rsidR="001F70FE" w:rsidRDefault="001F70FE" w:rsidP="001F70FE">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Log.</w:t>
      </w:r>
      <w:r>
        <w:rPr>
          <w:rFonts w:ascii="Courier New" w:hAnsi="Courier New" w:cs="Courier New"/>
          <w:i/>
          <w:iCs/>
          <w:color w:val="000000"/>
          <w:sz w:val="20"/>
          <w:szCs w:val="20"/>
        </w:rPr>
        <w:t>e</w:t>
      </w:r>
      <w:proofErr w:type="spellEnd"/>
      <w:r>
        <w:rPr>
          <w:rFonts w:ascii="Courier New" w:hAnsi="Courier New" w:cs="Courier New"/>
          <w:color w:val="000000"/>
          <w:sz w:val="20"/>
          <w:szCs w:val="20"/>
        </w:rPr>
        <w:t>(</w:t>
      </w:r>
      <w:proofErr w:type="gramEnd"/>
      <w:r>
        <w:rPr>
          <w:rFonts w:ascii="Courier New" w:hAnsi="Courier New" w:cs="Courier New"/>
          <w:i/>
          <w:iCs/>
          <w:color w:val="0000C0"/>
          <w:sz w:val="20"/>
          <w:szCs w:val="20"/>
        </w:rPr>
        <w:t>TAG</w:t>
      </w:r>
      <w:r>
        <w:rPr>
          <w:rFonts w:ascii="Courier New" w:hAnsi="Courier New" w:cs="Courier New"/>
          <w:color w:val="000000"/>
          <w:sz w:val="20"/>
          <w:szCs w:val="20"/>
        </w:rPr>
        <w:t xml:space="preserve">, </w:t>
      </w:r>
      <w:r>
        <w:rPr>
          <w:rFonts w:ascii="Courier New" w:hAnsi="Courier New" w:cs="Courier New"/>
          <w:color w:val="2A00FF"/>
          <w:sz w:val="20"/>
          <w:szCs w:val="20"/>
        </w:rPr>
        <w:t xml:space="preserve">"Failed to destroy group - ” </w:t>
      </w:r>
      <w:r>
        <w:rPr>
          <w:rFonts w:ascii="Courier New" w:hAnsi="Courier New" w:cs="Courier New"/>
          <w:color w:val="000000"/>
          <w:sz w:val="20"/>
          <w:szCs w:val="20"/>
        </w:rPr>
        <w:t>+ status);</w:t>
      </w:r>
    </w:p>
    <w:p w:rsidR="001F70FE" w:rsidRPr="001F70FE" w:rsidRDefault="001F70FE" w:rsidP="008E3394">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27764B" w:rsidRDefault="0027764B" w:rsidP="008E3394">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27764B" w:rsidRDefault="0027764B" w:rsidP="00AA4399">
      <w:pPr>
        <w:shd w:val="clear" w:color="auto" w:fill="F2F2F2" w:themeFill="background1" w:themeFillShade="F2"/>
        <w:spacing w:after="0"/>
        <w:rPr>
          <w:rFonts w:ascii="Courier New" w:hAnsi="Courier New" w:cs="Courier New"/>
          <w:color w:val="000000"/>
          <w:sz w:val="20"/>
          <w:szCs w:val="20"/>
        </w:rPr>
      </w:pPr>
      <w:r>
        <w:rPr>
          <w:rFonts w:ascii="Courier New" w:hAnsi="Courier New" w:cs="Courier New"/>
          <w:color w:val="000000"/>
          <w:sz w:val="20"/>
          <w:szCs w:val="20"/>
        </w:rPr>
        <w:t>});</w:t>
      </w:r>
    </w:p>
    <w:p w:rsidR="00AA4399" w:rsidRDefault="00AA4399" w:rsidP="00AA4399">
      <w:pPr>
        <w:shd w:val="clear" w:color="auto" w:fill="FFFFFF" w:themeFill="background1"/>
      </w:pPr>
    </w:p>
    <w:p w:rsidR="00AA4399" w:rsidRDefault="00AA4399" w:rsidP="00AA4399">
      <w:pPr>
        <w:pStyle w:val="Heading2"/>
      </w:pPr>
      <w:bookmarkStart w:id="66" w:name="_Toc342379507"/>
      <w:r>
        <w:t>Joining a Group</w:t>
      </w:r>
      <w:bookmarkEnd w:id="66"/>
    </w:p>
    <w:p w:rsidR="00AA4399" w:rsidRDefault="00AA4399" w:rsidP="00016020">
      <w:pPr>
        <w:spacing w:after="0"/>
      </w:pPr>
      <w:r>
        <w:tab/>
        <w:t xml:space="preserve">To join a group, simply call </w:t>
      </w:r>
      <w:proofErr w:type="spellStart"/>
      <w:proofErr w:type="gramStart"/>
      <w:r w:rsidRPr="00AA4399">
        <w:rPr>
          <w:b/>
          <w:i/>
        </w:rPr>
        <w:t>joinGroup</w:t>
      </w:r>
      <w:proofErr w:type="spellEnd"/>
      <w:r w:rsidRPr="00AA4399">
        <w:rPr>
          <w:b/>
          <w:i/>
        </w:rPr>
        <w:t>(</w:t>
      </w:r>
      <w:proofErr w:type="gramEnd"/>
      <w:r w:rsidRPr="00AA4399">
        <w:rPr>
          <w:b/>
          <w:i/>
        </w:rPr>
        <w:t>)</w:t>
      </w:r>
      <w:r>
        <w:t xml:space="preserve"> with the desired </w:t>
      </w:r>
      <w:proofErr w:type="spellStart"/>
      <w:r>
        <w:t>groupName</w:t>
      </w:r>
      <w:proofErr w:type="spellEnd"/>
      <w:r>
        <w:t xml:space="preserve">. </w:t>
      </w:r>
      <w:r w:rsidR="00CD7DF4">
        <w:t>One</w:t>
      </w:r>
      <w:r>
        <w:t xml:space="preserve"> trick is to call </w:t>
      </w:r>
      <w:proofErr w:type="spellStart"/>
      <w:proofErr w:type="gramStart"/>
      <w:r w:rsidRPr="00AA4399">
        <w:rPr>
          <w:b/>
          <w:i/>
        </w:rPr>
        <w:t>listFoundGroups</w:t>
      </w:r>
      <w:proofErr w:type="spellEnd"/>
      <w:r w:rsidRPr="00AA4399">
        <w:rPr>
          <w:b/>
          <w:i/>
        </w:rPr>
        <w:t>(</w:t>
      </w:r>
      <w:proofErr w:type="gramEnd"/>
      <w:r w:rsidRPr="00AA4399">
        <w:rPr>
          <w:b/>
          <w:i/>
        </w:rPr>
        <w:t>)</w:t>
      </w:r>
      <w:r>
        <w:t xml:space="preserve"> , let the user select a group, and then call </w:t>
      </w:r>
      <w:proofErr w:type="spellStart"/>
      <w:r w:rsidRPr="00AA4399">
        <w:rPr>
          <w:b/>
          <w:i/>
        </w:rPr>
        <w:t>joinGroup</w:t>
      </w:r>
      <w:proofErr w:type="spellEnd"/>
      <w:r w:rsidRPr="00AA4399">
        <w:rPr>
          <w:b/>
          <w:i/>
        </w:rPr>
        <w:t>()</w:t>
      </w:r>
      <w:r>
        <w:t xml:space="preserve"> on the</w:t>
      </w:r>
      <w:r w:rsidR="00DA08AD" w:rsidRPr="00DA08AD">
        <w:t xml:space="preserve"> </w:t>
      </w:r>
      <w:r w:rsidR="00DA08AD">
        <w:t>selected</w:t>
      </w:r>
      <w:r>
        <w:t xml:space="preserve"> </w:t>
      </w:r>
      <w:proofErr w:type="spellStart"/>
      <w:r>
        <w:t>groupName</w:t>
      </w:r>
      <w:proofErr w:type="spellEnd"/>
      <w:r>
        <w:t>.</w:t>
      </w:r>
    </w:p>
    <w:p w:rsidR="00016020" w:rsidRDefault="00016020" w:rsidP="00016020">
      <w:pPr>
        <w:spacing w:after="0"/>
      </w:pPr>
    </w:p>
    <w:p w:rsidR="00016020" w:rsidRDefault="00016020" w:rsidP="00016020">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3F7F5F"/>
          <w:sz w:val="20"/>
          <w:szCs w:val="20"/>
        </w:rPr>
        <w:t xml:space="preserve">// Display the list of </w:t>
      </w:r>
      <w:r w:rsidR="00E666CA">
        <w:rPr>
          <w:rFonts w:ascii="Courier New" w:hAnsi="Courier New" w:cs="Courier New"/>
          <w:color w:val="3F7F5F"/>
          <w:sz w:val="20"/>
          <w:szCs w:val="20"/>
        </w:rPr>
        <w:t>found</w:t>
      </w:r>
      <w:r>
        <w:rPr>
          <w:rFonts w:ascii="Courier New" w:hAnsi="Courier New" w:cs="Courier New"/>
          <w:color w:val="3F7F5F"/>
          <w:sz w:val="20"/>
          <w:szCs w:val="20"/>
        </w:rPr>
        <w:t xml:space="preserve"> groups to the user</w:t>
      </w:r>
    </w:p>
    <w:p w:rsidR="00016020" w:rsidRDefault="00016020" w:rsidP="00016020">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proofErr w:type="spellStart"/>
      <w:r>
        <w:rPr>
          <w:rFonts w:ascii="Courier New" w:hAnsi="Courier New" w:cs="Courier New"/>
          <w:color w:val="000000"/>
          <w:sz w:val="20"/>
          <w:szCs w:val="20"/>
        </w:rPr>
        <w:t>ArrayAdapter</w:t>
      </w:r>
      <w:proofErr w:type="spellEnd"/>
      <w:r>
        <w:rPr>
          <w:rFonts w:ascii="Courier New" w:hAnsi="Courier New" w:cs="Courier New"/>
          <w:color w:val="000000"/>
          <w:sz w:val="20"/>
          <w:szCs w:val="20"/>
        </w:rPr>
        <w:t xml:space="preserve">&lt;String&gt; </w:t>
      </w:r>
      <w:proofErr w:type="spellStart"/>
      <w:r>
        <w:rPr>
          <w:rFonts w:ascii="Courier New" w:hAnsi="Courier New" w:cs="Courier New"/>
          <w:color w:val="000000"/>
          <w:sz w:val="20"/>
          <w:szCs w:val="20"/>
        </w:rPr>
        <w:t>groupListAdapter</w:t>
      </w:r>
      <w:proofErr w:type="spellEnd"/>
      <w:r>
        <w:rPr>
          <w:rFonts w:ascii="Courier New" w:hAnsi="Courier New" w:cs="Courier New"/>
          <w:color w:val="000000"/>
          <w:sz w:val="20"/>
          <w:szCs w:val="20"/>
        </w:rPr>
        <w:t xml:space="preserve"> = </w:t>
      </w:r>
    </w:p>
    <w:p w:rsidR="00016020" w:rsidRPr="0027764B" w:rsidRDefault="00016020" w:rsidP="00016020">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b/>
          <w:bCs/>
          <w:color w:val="7F0055"/>
          <w:sz w:val="20"/>
          <w:szCs w:val="20"/>
        </w:rPr>
        <w:t xml:space="preserve">        </w:t>
      </w:r>
      <w:proofErr w:type="gramStart"/>
      <w:r>
        <w:rPr>
          <w:rFonts w:ascii="Courier New" w:hAnsi="Courier New" w:cs="Courier New"/>
          <w:b/>
          <w:bCs/>
          <w:color w:val="7F0055"/>
          <w:sz w:val="20"/>
          <w:szCs w:val="20"/>
        </w:rPr>
        <w:t>new</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ArrayAdapter</w:t>
      </w:r>
      <w:proofErr w:type="spellEnd"/>
      <w:r>
        <w:rPr>
          <w:rFonts w:ascii="Courier New" w:hAnsi="Courier New" w:cs="Courier New"/>
          <w:color w:val="000000"/>
          <w:sz w:val="20"/>
          <w:szCs w:val="20"/>
        </w:rPr>
        <w:t xml:space="preserve">&lt;String&gt;(activity, </w:t>
      </w:r>
      <w:proofErr w:type="spellStart"/>
      <w:r>
        <w:rPr>
          <w:rFonts w:ascii="Courier New" w:hAnsi="Courier New" w:cs="Courier New"/>
          <w:color w:val="000000"/>
          <w:sz w:val="20"/>
          <w:szCs w:val="20"/>
        </w:rPr>
        <w:t>android.R.layout.test_list_item</w:t>
      </w:r>
      <w:proofErr w:type="spellEnd"/>
      <w:r>
        <w:rPr>
          <w:rFonts w:ascii="Courier New" w:hAnsi="Courier New" w:cs="Courier New"/>
          <w:color w:val="000000"/>
          <w:sz w:val="20"/>
          <w:szCs w:val="20"/>
        </w:rPr>
        <w:t>);</w:t>
      </w:r>
    </w:p>
    <w:p w:rsidR="00016020" w:rsidRDefault="00016020" w:rsidP="00016020">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b/>
          <w:bCs/>
          <w:color w:val="7F0055"/>
          <w:sz w:val="20"/>
          <w:szCs w:val="20"/>
        </w:rPr>
        <w:t>final</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ListView</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groupList</w:t>
      </w:r>
      <w:proofErr w:type="spellEnd"/>
      <w:r>
        <w:rPr>
          <w:rFonts w:ascii="Courier New" w:hAnsi="Courier New" w:cs="Courier New"/>
          <w:color w:val="000000"/>
          <w:sz w:val="20"/>
          <w:szCs w:val="20"/>
        </w:rPr>
        <w:t xml:space="preserve"> =  </w:t>
      </w:r>
    </w:p>
    <w:p w:rsidR="00016020" w:rsidRDefault="00016020" w:rsidP="00016020">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ListView</w:t>
      </w:r>
      <w:proofErr w:type="spellEnd"/>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dialog.findViewById</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R.id.hostedGroupList</w:t>
      </w:r>
      <w:proofErr w:type="spellEnd"/>
      <w:r>
        <w:rPr>
          <w:rFonts w:ascii="Courier New" w:hAnsi="Courier New" w:cs="Courier New"/>
          <w:color w:val="000000"/>
          <w:sz w:val="20"/>
          <w:szCs w:val="20"/>
        </w:rPr>
        <w:t>);</w:t>
      </w:r>
    </w:p>
    <w:p w:rsidR="00016020" w:rsidRDefault="00016020" w:rsidP="00016020">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proofErr w:type="spellStart"/>
      <w:proofErr w:type="gramStart"/>
      <w:r>
        <w:rPr>
          <w:rFonts w:ascii="Courier New" w:hAnsi="Courier New" w:cs="Courier New"/>
          <w:color w:val="000000"/>
          <w:sz w:val="20"/>
          <w:szCs w:val="20"/>
        </w:rPr>
        <w:t>groupList.setAdapter</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groupListAdapter</w:t>
      </w:r>
      <w:proofErr w:type="spellEnd"/>
      <w:r>
        <w:rPr>
          <w:rFonts w:ascii="Courier New" w:hAnsi="Courier New" w:cs="Courier New"/>
          <w:color w:val="000000"/>
          <w:sz w:val="20"/>
          <w:szCs w:val="20"/>
        </w:rPr>
        <w:t>);</w:t>
      </w:r>
    </w:p>
    <w:p w:rsidR="00016020" w:rsidRDefault="00016020" w:rsidP="00016020">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016020" w:rsidRDefault="00016020" w:rsidP="004E071C">
      <w:pPr>
        <w:shd w:val="clear" w:color="auto" w:fill="F2F2F2" w:themeFill="background1" w:themeFillShade="F2"/>
        <w:autoSpaceDE w:val="0"/>
        <w:autoSpaceDN w:val="0"/>
        <w:adjustRightInd w:val="0"/>
        <w:spacing w:after="0" w:line="240" w:lineRule="auto"/>
        <w:rPr>
          <w:rFonts w:ascii="Courier New" w:hAnsi="Courier New" w:cs="Courier New"/>
          <w:b/>
          <w:color w:val="000000"/>
          <w:sz w:val="20"/>
          <w:szCs w:val="20"/>
        </w:rPr>
      </w:pPr>
      <w:r>
        <w:rPr>
          <w:rFonts w:ascii="Courier New" w:hAnsi="Courier New" w:cs="Courier New"/>
          <w:color w:val="000000"/>
          <w:sz w:val="20"/>
          <w:szCs w:val="20"/>
        </w:rPr>
        <w:t xml:space="preserve">List&lt;String&gt; groups = </w:t>
      </w:r>
      <w:proofErr w:type="spellStart"/>
      <w:proofErr w:type="gramStart"/>
      <w:r w:rsidRPr="00381C6F">
        <w:rPr>
          <w:rFonts w:ascii="Courier New" w:hAnsi="Courier New" w:cs="Courier New"/>
          <w:b/>
          <w:color w:val="0000C0"/>
          <w:sz w:val="20"/>
          <w:szCs w:val="20"/>
          <w:highlight w:val="lightGray"/>
        </w:rPr>
        <w:t>pgm</w:t>
      </w:r>
      <w:r w:rsidRPr="00381C6F">
        <w:rPr>
          <w:rFonts w:ascii="Courier New" w:hAnsi="Courier New" w:cs="Courier New"/>
          <w:b/>
          <w:color w:val="000000"/>
          <w:sz w:val="20"/>
          <w:szCs w:val="20"/>
          <w:highlight w:val="lightGray"/>
        </w:rPr>
        <w:t>.list</w:t>
      </w:r>
      <w:r w:rsidR="0090731E">
        <w:rPr>
          <w:rFonts w:ascii="Courier New" w:hAnsi="Courier New" w:cs="Courier New"/>
          <w:b/>
          <w:color w:val="000000"/>
          <w:sz w:val="20"/>
          <w:szCs w:val="20"/>
          <w:highlight w:val="lightGray"/>
        </w:rPr>
        <w:t>Found</w:t>
      </w:r>
      <w:r w:rsidRPr="00381C6F">
        <w:rPr>
          <w:rFonts w:ascii="Courier New" w:hAnsi="Courier New" w:cs="Courier New"/>
          <w:b/>
          <w:color w:val="000000"/>
          <w:sz w:val="20"/>
          <w:szCs w:val="20"/>
          <w:highlight w:val="lightGray"/>
        </w:rPr>
        <w:t>Groups</w:t>
      </w:r>
      <w:proofErr w:type="spellEnd"/>
      <w:r w:rsidRPr="00381C6F">
        <w:rPr>
          <w:rFonts w:ascii="Courier New" w:hAnsi="Courier New" w:cs="Courier New"/>
          <w:b/>
          <w:color w:val="000000"/>
          <w:sz w:val="20"/>
          <w:szCs w:val="20"/>
          <w:highlight w:val="lightGray"/>
        </w:rPr>
        <w:t>(</w:t>
      </w:r>
      <w:proofErr w:type="gramEnd"/>
      <w:r w:rsidRPr="00381C6F">
        <w:rPr>
          <w:rFonts w:ascii="Courier New" w:hAnsi="Courier New" w:cs="Courier New"/>
          <w:b/>
          <w:color w:val="000000"/>
          <w:sz w:val="20"/>
          <w:szCs w:val="20"/>
          <w:highlight w:val="lightGray"/>
        </w:rPr>
        <w:t>);</w:t>
      </w:r>
    </w:p>
    <w:p w:rsidR="00E666CA" w:rsidRDefault="00E666CA" w:rsidP="004E071C">
      <w:pPr>
        <w:shd w:val="clear" w:color="auto" w:fill="F2F2F2" w:themeFill="background1" w:themeFillShade="F2"/>
        <w:autoSpaceDE w:val="0"/>
        <w:autoSpaceDN w:val="0"/>
        <w:adjustRightInd w:val="0"/>
        <w:spacing w:after="0" w:line="240" w:lineRule="auto"/>
        <w:rPr>
          <w:rFonts w:ascii="Courier New" w:hAnsi="Courier New" w:cs="Courier New"/>
          <w:b/>
          <w:color w:val="000000"/>
          <w:sz w:val="20"/>
          <w:szCs w:val="20"/>
        </w:rPr>
      </w:pPr>
    </w:p>
    <w:p w:rsidR="00E666CA" w:rsidRPr="00E666CA" w:rsidRDefault="00E666CA" w:rsidP="004E071C">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3F7F5F"/>
          <w:sz w:val="20"/>
          <w:szCs w:val="20"/>
        </w:rPr>
        <w:t>// Remove all groups that you have already joined</w:t>
      </w:r>
    </w:p>
    <w:p w:rsidR="004E071C" w:rsidRDefault="004E071C" w:rsidP="004E071C">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proofErr w:type="spellStart"/>
      <w:proofErr w:type="gramStart"/>
      <w:r>
        <w:rPr>
          <w:rFonts w:ascii="Courier New" w:hAnsi="Courier New" w:cs="Courier New"/>
          <w:color w:val="000000"/>
          <w:sz w:val="20"/>
          <w:szCs w:val="20"/>
        </w:rPr>
        <w:t>groups.removeAll</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busHandler.listJoinedGroups</w:t>
      </w:r>
      <w:proofErr w:type="spellEnd"/>
      <w:r>
        <w:rPr>
          <w:rFonts w:ascii="Courier New" w:hAnsi="Courier New" w:cs="Courier New"/>
          <w:color w:val="000000"/>
          <w:sz w:val="20"/>
          <w:szCs w:val="20"/>
        </w:rPr>
        <w:t>());</w:t>
      </w:r>
    </w:p>
    <w:p w:rsidR="004E071C" w:rsidRDefault="004E071C" w:rsidP="004E071C">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4E071C" w:rsidRDefault="004E071C" w:rsidP="004E071C">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for</w:t>
      </w:r>
      <w:proofErr w:type="gramEnd"/>
      <w:r>
        <w:rPr>
          <w:rFonts w:ascii="Courier New" w:hAnsi="Courier New" w:cs="Courier New"/>
          <w:color w:val="000000"/>
          <w:sz w:val="20"/>
          <w:szCs w:val="20"/>
        </w:rPr>
        <w:t xml:space="preserve"> (String group : groups) {</w:t>
      </w:r>
    </w:p>
    <w:p w:rsidR="004E071C" w:rsidRDefault="004E071C" w:rsidP="004E071C">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 xml:space="preserve">    </w:t>
      </w:r>
      <w:proofErr w:type="spellStart"/>
      <w:proofErr w:type="gramStart"/>
      <w:r>
        <w:rPr>
          <w:rFonts w:ascii="Courier New" w:hAnsi="Courier New" w:cs="Courier New"/>
          <w:color w:val="000000"/>
          <w:sz w:val="20"/>
          <w:szCs w:val="20"/>
        </w:rPr>
        <w:t>groupListAdapter.add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group);</w:t>
      </w:r>
    </w:p>
    <w:p w:rsidR="004E071C" w:rsidRDefault="004E071C" w:rsidP="004E071C">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4E071C" w:rsidRDefault="004E071C" w:rsidP="004E071C">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proofErr w:type="spellStart"/>
      <w:proofErr w:type="gramStart"/>
      <w:r>
        <w:rPr>
          <w:rFonts w:ascii="Courier New" w:hAnsi="Courier New" w:cs="Courier New"/>
          <w:color w:val="000000"/>
          <w:sz w:val="20"/>
          <w:szCs w:val="20"/>
        </w:rPr>
        <w:t>groupListAdapter.notifyDataSetChanged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4E071C" w:rsidRDefault="004E071C" w:rsidP="004E071C">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4E071C" w:rsidRDefault="004E071C" w:rsidP="004E071C">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proofErr w:type="spellStart"/>
      <w:proofErr w:type="gramStart"/>
      <w:r>
        <w:rPr>
          <w:rFonts w:ascii="Courier New" w:hAnsi="Courier New" w:cs="Courier New"/>
          <w:color w:val="000000"/>
          <w:sz w:val="20"/>
          <w:szCs w:val="20"/>
        </w:rPr>
        <w:t>groupList.setOnItemClickListener</w:t>
      </w:r>
      <w:proofErr w:type="spellEnd"/>
      <w:r>
        <w:rPr>
          <w:rFonts w:ascii="Courier New" w:hAnsi="Courier New" w:cs="Courier New"/>
          <w:color w:val="000000"/>
          <w:sz w:val="20"/>
          <w:szCs w:val="20"/>
        </w:rPr>
        <w:t>(</w:t>
      </w:r>
      <w:proofErr w:type="gramEnd"/>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ListView.OnItemClickListener</w:t>
      </w:r>
      <w:proofErr w:type="spellEnd"/>
      <w:r>
        <w:rPr>
          <w:rFonts w:ascii="Courier New" w:hAnsi="Courier New" w:cs="Courier New"/>
          <w:color w:val="000000"/>
          <w:sz w:val="20"/>
          <w:szCs w:val="20"/>
        </w:rPr>
        <w:t>() {</w:t>
      </w:r>
    </w:p>
    <w:p w:rsidR="004E071C" w:rsidRDefault="004E071C" w:rsidP="004E071C">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onItemClick</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AdapterView</w:t>
      </w:r>
      <w:proofErr w:type="spellEnd"/>
      <w:r>
        <w:rPr>
          <w:rFonts w:ascii="Courier New" w:hAnsi="Courier New" w:cs="Courier New"/>
          <w:color w:val="000000"/>
          <w:sz w:val="20"/>
          <w:szCs w:val="20"/>
        </w:rPr>
        <w:t xml:space="preserve">&lt;?&gt; parent, View </w:t>
      </w:r>
      <w:proofErr w:type="spellStart"/>
      <w:r>
        <w:rPr>
          <w:rFonts w:ascii="Courier New" w:hAnsi="Courier New" w:cs="Courier New"/>
          <w:color w:val="000000"/>
          <w:sz w:val="20"/>
          <w:szCs w:val="20"/>
        </w:rPr>
        <w:t>view</w:t>
      </w:r>
      <w:proofErr w:type="spell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position, </w:t>
      </w:r>
    </w:p>
    <w:p w:rsidR="004E071C" w:rsidRDefault="004E071C" w:rsidP="004E071C">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63449F">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long</w:t>
      </w:r>
      <w:proofErr w:type="gramEnd"/>
      <w:r>
        <w:rPr>
          <w:rFonts w:ascii="Courier New" w:hAnsi="Courier New" w:cs="Courier New"/>
          <w:color w:val="000000"/>
          <w:sz w:val="20"/>
          <w:szCs w:val="20"/>
        </w:rPr>
        <w:t xml:space="preserve"> id) {</w:t>
      </w:r>
    </w:p>
    <w:p w:rsidR="004E071C" w:rsidRDefault="004E071C" w:rsidP="004E071C">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B210B7">
        <w:rPr>
          <w:rFonts w:ascii="Courier New" w:hAnsi="Courier New" w:cs="Courier New"/>
          <w:color w:val="3F7F5F"/>
          <w:sz w:val="20"/>
          <w:szCs w:val="20"/>
        </w:rPr>
        <w:t xml:space="preserve">// Call </w:t>
      </w:r>
      <w:proofErr w:type="spellStart"/>
      <w:proofErr w:type="gramStart"/>
      <w:r w:rsidR="00B210B7">
        <w:rPr>
          <w:rFonts w:ascii="Courier New" w:hAnsi="Courier New" w:cs="Courier New"/>
          <w:color w:val="3F7F5F"/>
          <w:sz w:val="20"/>
          <w:szCs w:val="20"/>
        </w:rPr>
        <w:t>joinG</w:t>
      </w:r>
      <w:r>
        <w:rPr>
          <w:rFonts w:ascii="Courier New" w:hAnsi="Courier New" w:cs="Courier New"/>
          <w:color w:val="3F7F5F"/>
          <w:sz w:val="20"/>
          <w:szCs w:val="20"/>
        </w:rPr>
        <w:t>roup</w:t>
      </w:r>
      <w:proofErr w:type="spellEnd"/>
      <w:r w:rsidR="00B210B7">
        <w:rPr>
          <w:rFonts w:ascii="Courier New" w:hAnsi="Courier New" w:cs="Courier New"/>
          <w:color w:val="3F7F5F"/>
          <w:sz w:val="20"/>
          <w:szCs w:val="20"/>
        </w:rPr>
        <w:t>(</w:t>
      </w:r>
      <w:proofErr w:type="gramEnd"/>
      <w:r w:rsidR="00B210B7">
        <w:rPr>
          <w:rFonts w:ascii="Courier New" w:hAnsi="Courier New" w:cs="Courier New"/>
          <w:color w:val="3F7F5F"/>
          <w:sz w:val="20"/>
          <w:szCs w:val="20"/>
        </w:rPr>
        <w:t>)</w:t>
      </w:r>
      <w:r>
        <w:rPr>
          <w:rFonts w:ascii="Courier New" w:hAnsi="Courier New" w:cs="Courier New"/>
          <w:color w:val="3F7F5F"/>
          <w:sz w:val="20"/>
          <w:szCs w:val="20"/>
        </w:rPr>
        <w:t xml:space="preserve"> on the selected advertised group</w:t>
      </w:r>
    </w:p>
    <w:p w:rsidR="004E071C" w:rsidRDefault="004E071C" w:rsidP="004E071C">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groupName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groupList.getItemAtPosition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position).</w:t>
      </w:r>
      <w:proofErr w:type="spellStart"/>
      <w:r>
        <w:rPr>
          <w:rFonts w:ascii="Courier New" w:hAnsi="Courier New" w:cs="Courier New"/>
          <w:color w:val="000000"/>
          <w:sz w:val="20"/>
          <w:szCs w:val="20"/>
        </w:rPr>
        <w:t>toString</w:t>
      </w:r>
      <w:proofErr w:type="spellEnd"/>
      <w:r>
        <w:rPr>
          <w:rFonts w:ascii="Courier New" w:hAnsi="Courier New" w:cs="Courier New"/>
          <w:color w:val="000000"/>
          <w:sz w:val="20"/>
          <w:szCs w:val="20"/>
        </w:rPr>
        <w:t>();</w:t>
      </w:r>
    </w:p>
    <w:p w:rsidR="004E071C" w:rsidRDefault="004E071C" w:rsidP="004E071C">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sidR="0037673B">
        <w:rPr>
          <w:rFonts w:ascii="Courier New" w:hAnsi="Courier New" w:cs="Courier New"/>
          <w:color w:val="000000"/>
          <w:sz w:val="20"/>
          <w:szCs w:val="20"/>
        </w:rPr>
        <w:t xml:space="preserve">Status </w:t>
      </w:r>
      <w:proofErr w:type="spellStart"/>
      <w:r w:rsidR="0037673B">
        <w:rPr>
          <w:rFonts w:ascii="Courier New" w:hAnsi="Courier New" w:cs="Courier New"/>
          <w:color w:val="000000"/>
          <w:sz w:val="20"/>
          <w:szCs w:val="20"/>
        </w:rPr>
        <w:t>status</w:t>
      </w:r>
      <w:proofErr w:type="spellEnd"/>
      <w:r w:rsidR="0037673B">
        <w:rPr>
          <w:rFonts w:ascii="Courier New" w:hAnsi="Courier New" w:cs="Courier New"/>
          <w:color w:val="000000"/>
          <w:sz w:val="20"/>
          <w:szCs w:val="20"/>
        </w:rPr>
        <w:t xml:space="preserve"> = </w:t>
      </w:r>
      <w:proofErr w:type="spellStart"/>
      <w:proofErr w:type="gramStart"/>
      <w:r w:rsidRPr="00E666CA">
        <w:rPr>
          <w:rFonts w:ascii="Courier New" w:hAnsi="Courier New" w:cs="Courier New"/>
          <w:b/>
          <w:color w:val="0000C0"/>
          <w:sz w:val="20"/>
          <w:szCs w:val="20"/>
          <w:highlight w:val="lightGray"/>
        </w:rPr>
        <w:t>pgm</w:t>
      </w:r>
      <w:r w:rsidRPr="00E666CA">
        <w:rPr>
          <w:rFonts w:ascii="Courier New" w:hAnsi="Courier New" w:cs="Courier New"/>
          <w:b/>
          <w:color w:val="000000"/>
          <w:sz w:val="20"/>
          <w:szCs w:val="20"/>
          <w:highlight w:val="lightGray"/>
        </w:rPr>
        <w:t>.</w:t>
      </w:r>
      <w:r w:rsidRPr="00E666CA">
        <w:rPr>
          <w:rFonts w:ascii="Courier New" w:hAnsi="Courier New" w:cs="Courier New"/>
          <w:color w:val="000000"/>
          <w:sz w:val="20"/>
          <w:szCs w:val="20"/>
          <w:highlight w:val="lightGray"/>
        </w:rPr>
        <w:t>joinGroup</w:t>
      </w:r>
      <w:proofErr w:type="spellEnd"/>
      <w:r w:rsidRPr="00E666CA">
        <w:rPr>
          <w:rFonts w:ascii="Courier New" w:hAnsi="Courier New" w:cs="Courier New"/>
          <w:color w:val="000000"/>
          <w:sz w:val="20"/>
          <w:szCs w:val="20"/>
          <w:highlight w:val="lightGray"/>
        </w:rPr>
        <w:t>(</w:t>
      </w:r>
      <w:proofErr w:type="spellStart"/>
      <w:proofErr w:type="gramEnd"/>
      <w:r w:rsidRPr="00E666CA">
        <w:rPr>
          <w:rFonts w:ascii="Courier New" w:hAnsi="Courier New" w:cs="Courier New"/>
          <w:color w:val="000000"/>
          <w:sz w:val="20"/>
          <w:szCs w:val="20"/>
          <w:highlight w:val="lightGray"/>
        </w:rPr>
        <w:t>groupName</w:t>
      </w:r>
      <w:proofErr w:type="spellEnd"/>
      <w:r w:rsidRPr="00E666CA">
        <w:rPr>
          <w:rFonts w:ascii="Courier New" w:hAnsi="Courier New" w:cs="Courier New"/>
          <w:color w:val="000000"/>
          <w:sz w:val="20"/>
          <w:szCs w:val="20"/>
          <w:highlight w:val="lightGray"/>
        </w:rPr>
        <w:t>);</w:t>
      </w:r>
    </w:p>
    <w:p w:rsidR="0037673B" w:rsidRDefault="0037673B" w:rsidP="0037673B">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 xml:space="preserve">        </w:t>
      </w:r>
      <w:proofErr w:type="gramStart"/>
      <w:r>
        <w:rPr>
          <w:rFonts w:ascii="Courier New" w:hAnsi="Courier New" w:cs="Courier New"/>
          <w:b/>
          <w:bCs/>
          <w:color w:val="7F0055"/>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status != </w:t>
      </w:r>
      <w:proofErr w:type="spellStart"/>
      <w:r>
        <w:rPr>
          <w:rFonts w:ascii="Courier New" w:hAnsi="Courier New" w:cs="Courier New"/>
          <w:color w:val="000000"/>
          <w:sz w:val="20"/>
          <w:szCs w:val="20"/>
        </w:rPr>
        <w:t>Status.</w:t>
      </w:r>
      <w:r>
        <w:rPr>
          <w:rFonts w:ascii="Courier New" w:hAnsi="Courier New" w:cs="Courier New"/>
          <w:i/>
          <w:iCs/>
          <w:color w:val="0000C0"/>
          <w:sz w:val="20"/>
          <w:szCs w:val="20"/>
        </w:rPr>
        <w:t>OK</w:t>
      </w:r>
      <w:proofErr w:type="spellEnd"/>
      <w:r>
        <w:rPr>
          <w:rFonts w:ascii="Courier New" w:hAnsi="Courier New" w:cs="Courier New"/>
          <w:color w:val="000000"/>
          <w:sz w:val="20"/>
          <w:szCs w:val="20"/>
        </w:rPr>
        <w:t>) {</w:t>
      </w:r>
    </w:p>
    <w:p w:rsidR="0037673B" w:rsidRDefault="0037673B" w:rsidP="0037673B">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Log.</w:t>
      </w:r>
      <w:r>
        <w:rPr>
          <w:rFonts w:ascii="Courier New" w:hAnsi="Courier New" w:cs="Courier New"/>
          <w:i/>
          <w:iCs/>
          <w:color w:val="000000"/>
          <w:sz w:val="20"/>
          <w:szCs w:val="20"/>
        </w:rPr>
        <w:t>e</w:t>
      </w:r>
      <w:proofErr w:type="spellEnd"/>
      <w:r>
        <w:rPr>
          <w:rFonts w:ascii="Courier New" w:hAnsi="Courier New" w:cs="Courier New"/>
          <w:color w:val="000000"/>
          <w:sz w:val="20"/>
          <w:szCs w:val="20"/>
        </w:rPr>
        <w:t>(</w:t>
      </w:r>
      <w:proofErr w:type="gramEnd"/>
      <w:r>
        <w:rPr>
          <w:rFonts w:ascii="Courier New" w:hAnsi="Courier New" w:cs="Courier New"/>
          <w:i/>
          <w:iCs/>
          <w:color w:val="0000C0"/>
          <w:sz w:val="20"/>
          <w:szCs w:val="20"/>
        </w:rPr>
        <w:t>TAG</w:t>
      </w:r>
      <w:r>
        <w:rPr>
          <w:rFonts w:ascii="Courier New" w:hAnsi="Courier New" w:cs="Courier New"/>
          <w:color w:val="000000"/>
          <w:sz w:val="20"/>
          <w:szCs w:val="20"/>
        </w:rPr>
        <w:t xml:space="preserve">, </w:t>
      </w:r>
      <w:r>
        <w:rPr>
          <w:rFonts w:ascii="Courier New" w:hAnsi="Courier New" w:cs="Courier New"/>
          <w:color w:val="2A00FF"/>
          <w:sz w:val="20"/>
          <w:szCs w:val="20"/>
        </w:rPr>
        <w:t xml:space="preserve">"Failed to join group - ” </w:t>
      </w:r>
      <w:r>
        <w:rPr>
          <w:rFonts w:ascii="Courier New" w:hAnsi="Courier New" w:cs="Courier New"/>
          <w:color w:val="000000"/>
          <w:sz w:val="20"/>
          <w:szCs w:val="20"/>
        </w:rPr>
        <w:t>+ status);</w:t>
      </w:r>
    </w:p>
    <w:p w:rsidR="0037673B" w:rsidRPr="001F70FE" w:rsidRDefault="0037673B" w:rsidP="0037673B">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37673B" w:rsidRDefault="0037673B" w:rsidP="004E071C">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p>
    <w:p w:rsidR="004E071C" w:rsidRDefault="004E071C" w:rsidP="004E071C">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4E071C" w:rsidRDefault="004E071C" w:rsidP="004E071C">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1D0FCC" w:rsidRDefault="001D0FCC" w:rsidP="00AA4399"/>
    <w:p w:rsidR="001D0FCC" w:rsidRDefault="001D0FCC" w:rsidP="001D0FCC">
      <w:pPr>
        <w:pStyle w:val="Heading2"/>
      </w:pPr>
      <w:bookmarkStart w:id="67" w:name="_Toc342379508"/>
      <w:r>
        <w:t>Leaving a Group</w:t>
      </w:r>
      <w:bookmarkEnd w:id="67"/>
    </w:p>
    <w:p w:rsidR="001D0FCC" w:rsidRDefault="001D0FCC" w:rsidP="00F61FED">
      <w:pPr>
        <w:spacing w:after="0"/>
      </w:pPr>
      <w:r>
        <w:tab/>
        <w:t xml:space="preserve">To leave a group, simply call </w:t>
      </w:r>
      <w:proofErr w:type="spellStart"/>
      <w:proofErr w:type="gramStart"/>
      <w:r>
        <w:rPr>
          <w:b/>
          <w:i/>
        </w:rPr>
        <w:t>leave</w:t>
      </w:r>
      <w:r w:rsidRPr="00AA4399">
        <w:rPr>
          <w:b/>
          <w:i/>
        </w:rPr>
        <w:t>Group</w:t>
      </w:r>
      <w:proofErr w:type="spellEnd"/>
      <w:r w:rsidRPr="00AA4399">
        <w:rPr>
          <w:b/>
          <w:i/>
        </w:rPr>
        <w:t>(</w:t>
      </w:r>
      <w:proofErr w:type="gramEnd"/>
      <w:r w:rsidRPr="00AA4399">
        <w:rPr>
          <w:b/>
          <w:i/>
        </w:rPr>
        <w:t>)</w:t>
      </w:r>
      <w:r>
        <w:t xml:space="preserve"> with the desired </w:t>
      </w:r>
      <w:proofErr w:type="spellStart"/>
      <w:r>
        <w:t>groupName</w:t>
      </w:r>
      <w:proofErr w:type="spellEnd"/>
      <w:r>
        <w:t xml:space="preserve">. One trick is to call </w:t>
      </w:r>
      <w:proofErr w:type="spellStart"/>
      <w:proofErr w:type="gramStart"/>
      <w:r w:rsidRPr="00AA4399">
        <w:rPr>
          <w:b/>
          <w:i/>
        </w:rPr>
        <w:t>list</w:t>
      </w:r>
      <w:r>
        <w:rPr>
          <w:b/>
          <w:i/>
        </w:rPr>
        <w:t>Joined</w:t>
      </w:r>
      <w:r w:rsidRPr="00AA4399">
        <w:rPr>
          <w:b/>
          <w:i/>
        </w:rPr>
        <w:t>Groups</w:t>
      </w:r>
      <w:proofErr w:type="spellEnd"/>
      <w:r w:rsidRPr="00AA4399">
        <w:rPr>
          <w:b/>
          <w:i/>
        </w:rPr>
        <w:t>(</w:t>
      </w:r>
      <w:proofErr w:type="gramEnd"/>
      <w:r w:rsidRPr="00AA4399">
        <w:rPr>
          <w:b/>
          <w:i/>
        </w:rPr>
        <w:t>)</w:t>
      </w:r>
      <w:r>
        <w:t xml:space="preserve"> , let the user select a group, and then call </w:t>
      </w:r>
      <w:proofErr w:type="spellStart"/>
      <w:r>
        <w:rPr>
          <w:b/>
          <w:i/>
        </w:rPr>
        <w:t>leave</w:t>
      </w:r>
      <w:r w:rsidRPr="00AA4399">
        <w:rPr>
          <w:b/>
          <w:i/>
        </w:rPr>
        <w:t>Group</w:t>
      </w:r>
      <w:proofErr w:type="spellEnd"/>
      <w:r w:rsidRPr="00AA4399">
        <w:rPr>
          <w:b/>
          <w:i/>
        </w:rPr>
        <w:t>()</w:t>
      </w:r>
      <w:r w:rsidR="00DA08AD">
        <w:t xml:space="preserve"> on the selected </w:t>
      </w:r>
      <w:proofErr w:type="spellStart"/>
      <w:r w:rsidR="00DA08AD">
        <w:t>groupName</w:t>
      </w:r>
      <w:proofErr w:type="spellEnd"/>
      <w:r w:rsidR="00DA08AD">
        <w:t>.</w:t>
      </w:r>
      <w:r w:rsidR="00F357B1">
        <w:t xml:space="preserve"> Note: You cannot leave groups that you are hosting.</w:t>
      </w:r>
    </w:p>
    <w:p w:rsidR="00F61FED" w:rsidRDefault="00F61FED" w:rsidP="00F61FED">
      <w:pPr>
        <w:spacing w:after="0"/>
      </w:pPr>
    </w:p>
    <w:p w:rsidR="00903564" w:rsidRDefault="00903564" w:rsidP="00903564">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3F7F5F"/>
          <w:sz w:val="20"/>
          <w:szCs w:val="20"/>
        </w:rPr>
        <w:t xml:space="preserve">// Display the list of </w:t>
      </w:r>
      <w:r w:rsidR="00630419">
        <w:rPr>
          <w:rFonts w:ascii="Courier New" w:hAnsi="Courier New" w:cs="Courier New"/>
          <w:color w:val="3F7F5F"/>
          <w:sz w:val="20"/>
          <w:szCs w:val="20"/>
        </w:rPr>
        <w:t>joined</w:t>
      </w:r>
      <w:r>
        <w:rPr>
          <w:rFonts w:ascii="Courier New" w:hAnsi="Courier New" w:cs="Courier New"/>
          <w:color w:val="3F7F5F"/>
          <w:sz w:val="20"/>
          <w:szCs w:val="20"/>
        </w:rPr>
        <w:t xml:space="preserve"> groups to the user</w:t>
      </w:r>
    </w:p>
    <w:p w:rsidR="00903564" w:rsidRDefault="00903564" w:rsidP="00903564">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proofErr w:type="spellStart"/>
      <w:r>
        <w:rPr>
          <w:rFonts w:ascii="Courier New" w:hAnsi="Courier New" w:cs="Courier New"/>
          <w:color w:val="000000"/>
          <w:sz w:val="20"/>
          <w:szCs w:val="20"/>
        </w:rPr>
        <w:t>ArrayAdapter</w:t>
      </w:r>
      <w:proofErr w:type="spellEnd"/>
      <w:r>
        <w:rPr>
          <w:rFonts w:ascii="Courier New" w:hAnsi="Courier New" w:cs="Courier New"/>
          <w:color w:val="000000"/>
          <w:sz w:val="20"/>
          <w:szCs w:val="20"/>
        </w:rPr>
        <w:t xml:space="preserve">&lt;String&gt; </w:t>
      </w:r>
      <w:proofErr w:type="spellStart"/>
      <w:r>
        <w:rPr>
          <w:rFonts w:ascii="Courier New" w:hAnsi="Courier New" w:cs="Courier New"/>
          <w:color w:val="000000"/>
          <w:sz w:val="20"/>
          <w:szCs w:val="20"/>
        </w:rPr>
        <w:t>groupListAdapter</w:t>
      </w:r>
      <w:proofErr w:type="spellEnd"/>
      <w:r>
        <w:rPr>
          <w:rFonts w:ascii="Courier New" w:hAnsi="Courier New" w:cs="Courier New"/>
          <w:color w:val="000000"/>
          <w:sz w:val="20"/>
          <w:szCs w:val="20"/>
        </w:rPr>
        <w:t xml:space="preserve"> = </w:t>
      </w:r>
    </w:p>
    <w:p w:rsidR="00903564" w:rsidRPr="0027764B" w:rsidRDefault="00903564" w:rsidP="00903564">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b/>
          <w:bCs/>
          <w:color w:val="7F0055"/>
          <w:sz w:val="20"/>
          <w:szCs w:val="20"/>
        </w:rPr>
        <w:t xml:space="preserve">        </w:t>
      </w:r>
      <w:proofErr w:type="gramStart"/>
      <w:r>
        <w:rPr>
          <w:rFonts w:ascii="Courier New" w:hAnsi="Courier New" w:cs="Courier New"/>
          <w:b/>
          <w:bCs/>
          <w:color w:val="7F0055"/>
          <w:sz w:val="20"/>
          <w:szCs w:val="20"/>
        </w:rPr>
        <w:t>new</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ArrayAdapter</w:t>
      </w:r>
      <w:proofErr w:type="spellEnd"/>
      <w:r>
        <w:rPr>
          <w:rFonts w:ascii="Courier New" w:hAnsi="Courier New" w:cs="Courier New"/>
          <w:color w:val="000000"/>
          <w:sz w:val="20"/>
          <w:szCs w:val="20"/>
        </w:rPr>
        <w:t xml:space="preserve">&lt;String&gt;(activity, </w:t>
      </w:r>
      <w:proofErr w:type="spellStart"/>
      <w:r>
        <w:rPr>
          <w:rFonts w:ascii="Courier New" w:hAnsi="Courier New" w:cs="Courier New"/>
          <w:color w:val="000000"/>
          <w:sz w:val="20"/>
          <w:szCs w:val="20"/>
        </w:rPr>
        <w:t>android.R.layout.test_list_item</w:t>
      </w:r>
      <w:proofErr w:type="spellEnd"/>
      <w:r>
        <w:rPr>
          <w:rFonts w:ascii="Courier New" w:hAnsi="Courier New" w:cs="Courier New"/>
          <w:color w:val="000000"/>
          <w:sz w:val="20"/>
          <w:szCs w:val="20"/>
        </w:rPr>
        <w:t>);</w:t>
      </w:r>
    </w:p>
    <w:p w:rsidR="00903564" w:rsidRDefault="00903564" w:rsidP="00903564">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b/>
          <w:bCs/>
          <w:color w:val="7F0055"/>
          <w:sz w:val="20"/>
          <w:szCs w:val="20"/>
        </w:rPr>
        <w:t>final</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ListView</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groupList</w:t>
      </w:r>
      <w:proofErr w:type="spellEnd"/>
      <w:r>
        <w:rPr>
          <w:rFonts w:ascii="Courier New" w:hAnsi="Courier New" w:cs="Courier New"/>
          <w:color w:val="000000"/>
          <w:sz w:val="20"/>
          <w:szCs w:val="20"/>
        </w:rPr>
        <w:t xml:space="preserve"> =  </w:t>
      </w:r>
    </w:p>
    <w:p w:rsidR="00903564" w:rsidRDefault="00903564" w:rsidP="00903564">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ListView</w:t>
      </w:r>
      <w:proofErr w:type="spellEnd"/>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dialog.findViewById</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R.id.hostedGroupList</w:t>
      </w:r>
      <w:proofErr w:type="spellEnd"/>
      <w:r>
        <w:rPr>
          <w:rFonts w:ascii="Courier New" w:hAnsi="Courier New" w:cs="Courier New"/>
          <w:color w:val="000000"/>
          <w:sz w:val="20"/>
          <w:szCs w:val="20"/>
        </w:rPr>
        <w:t>);</w:t>
      </w:r>
    </w:p>
    <w:p w:rsidR="00903564" w:rsidRDefault="00903564" w:rsidP="00903564">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proofErr w:type="spellStart"/>
      <w:proofErr w:type="gramStart"/>
      <w:r>
        <w:rPr>
          <w:rFonts w:ascii="Courier New" w:hAnsi="Courier New" w:cs="Courier New"/>
          <w:color w:val="000000"/>
          <w:sz w:val="20"/>
          <w:szCs w:val="20"/>
        </w:rPr>
        <w:t>groupList.setAdapter</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groupListAdapter</w:t>
      </w:r>
      <w:proofErr w:type="spellEnd"/>
      <w:r>
        <w:rPr>
          <w:rFonts w:ascii="Courier New" w:hAnsi="Courier New" w:cs="Courier New"/>
          <w:color w:val="000000"/>
          <w:sz w:val="20"/>
          <w:szCs w:val="20"/>
        </w:rPr>
        <w:t>);</w:t>
      </w:r>
    </w:p>
    <w:p w:rsidR="00903564" w:rsidRDefault="00903564" w:rsidP="00903564">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903564" w:rsidRDefault="00903564" w:rsidP="00903564">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List&lt;String&gt; groups = </w:t>
      </w:r>
      <w:proofErr w:type="spellStart"/>
      <w:proofErr w:type="gramStart"/>
      <w:r w:rsidRPr="00381C6F">
        <w:rPr>
          <w:rFonts w:ascii="Courier New" w:hAnsi="Courier New" w:cs="Courier New"/>
          <w:b/>
          <w:color w:val="0000C0"/>
          <w:sz w:val="20"/>
          <w:szCs w:val="20"/>
          <w:highlight w:val="lightGray"/>
        </w:rPr>
        <w:t>pgm</w:t>
      </w:r>
      <w:r w:rsidRPr="00381C6F">
        <w:rPr>
          <w:rFonts w:ascii="Courier New" w:hAnsi="Courier New" w:cs="Courier New"/>
          <w:b/>
          <w:color w:val="000000"/>
          <w:sz w:val="20"/>
          <w:szCs w:val="20"/>
          <w:highlight w:val="lightGray"/>
        </w:rPr>
        <w:t>.list</w:t>
      </w:r>
      <w:r>
        <w:rPr>
          <w:rFonts w:ascii="Courier New" w:hAnsi="Courier New" w:cs="Courier New"/>
          <w:b/>
          <w:color w:val="000000"/>
          <w:sz w:val="20"/>
          <w:szCs w:val="20"/>
          <w:highlight w:val="lightGray"/>
        </w:rPr>
        <w:t>Joined</w:t>
      </w:r>
      <w:r w:rsidRPr="00381C6F">
        <w:rPr>
          <w:rFonts w:ascii="Courier New" w:hAnsi="Courier New" w:cs="Courier New"/>
          <w:b/>
          <w:color w:val="000000"/>
          <w:sz w:val="20"/>
          <w:szCs w:val="20"/>
          <w:highlight w:val="lightGray"/>
        </w:rPr>
        <w:t>Groups</w:t>
      </w:r>
      <w:proofErr w:type="spellEnd"/>
      <w:r w:rsidRPr="00381C6F">
        <w:rPr>
          <w:rFonts w:ascii="Courier New" w:hAnsi="Courier New" w:cs="Courier New"/>
          <w:b/>
          <w:color w:val="000000"/>
          <w:sz w:val="20"/>
          <w:szCs w:val="20"/>
          <w:highlight w:val="lightGray"/>
        </w:rPr>
        <w:t>(</w:t>
      </w:r>
      <w:proofErr w:type="gramEnd"/>
      <w:r w:rsidRPr="00381C6F">
        <w:rPr>
          <w:rFonts w:ascii="Courier New" w:hAnsi="Courier New" w:cs="Courier New"/>
          <w:b/>
          <w:color w:val="000000"/>
          <w:sz w:val="20"/>
          <w:szCs w:val="20"/>
          <w:highlight w:val="lightGray"/>
        </w:rPr>
        <w:t>);</w:t>
      </w:r>
    </w:p>
    <w:p w:rsidR="00903564" w:rsidRDefault="00903564" w:rsidP="00903564">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p>
    <w:p w:rsidR="00903564" w:rsidRDefault="00903564" w:rsidP="00903564">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for</w:t>
      </w:r>
      <w:proofErr w:type="gramEnd"/>
      <w:r>
        <w:rPr>
          <w:rFonts w:ascii="Courier New" w:hAnsi="Courier New" w:cs="Courier New"/>
          <w:color w:val="000000"/>
          <w:sz w:val="20"/>
          <w:szCs w:val="20"/>
        </w:rPr>
        <w:t xml:space="preserve"> (String group : groups) {</w:t>
      </w:r>
    </w:p>
    <w:p w:rsidR="00903564" w:rsidRDefault="00903564" w:rsidP="00903564">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groupListAdapter.add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group);</w:t>
      </w:r>
    </w:p>
    <w:p w:rsidR="00903564" w:rsidRDefault="00903564" w:rsidP="00903564">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03564" w:rsidRDefault="00903564" w:rsidP="00903564">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proofErr w:type="spellStart"/>
      <w:proofErr w:type="gramStart"/>
      <w:r>
        <w:rPr>
          <w:rFonts w:ascii="Courier New" w:hAnsi="Courier New" w:cs="Courier New"/>
          <w:color w:val="000000"/>
          <w:sz w:val="20"/>
          <w:szCs w:val="20"/>
        </w:rPr>
        <w:t>groupListAdapter.notifyDataSetChanged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903564" w:rsidRDefault="00903564" w:rsidP="00903564">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p>
    <w:p w:rsidR="00903564" w:rsidRDefault="00903564" w:rsidP="00903564">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Once the user selects a group from the list, call </w:t>
      </w:r>
      <w:proofErr w:type="spellStart"/>
      <w:proofErr w:type="gramStart"/>
      <w:r w:rsidR="00894749">
        <w:rPr>
          <w:rFonts w:ascii="Courier New" w:hAnsi="Courier New" w:cs="Courier New"/>
          <w:color w:val="3F7F5F"/>
          <w:sz w:val="20"/>
          <w:szCs w:val="20"/>
        </w:rPr>
        <w:t>leave</w:t>
      </w:r>
      <w:r>
        <w:rPr>
          <w:rFonts w:ascii="Courier New" w:hAnsi="Courier New" w:cs="Courier New"/>
          <w:color w:val="3F7F5F"/>
          <w:sz w:val="20"/>
          <w:szCs w:val="20"/>
        </w:rPr>
        <w:t>Group</w:t>
      </w:r>
      <w:proofErr w:type="spellEnd"/>
      <w:r>
        <w:rPr>
          <w:rFonts w:ascii="Courier New" w:hAnsi="Courier New" w:cs="Courier New"/>
          <w:color w:val="3F7F5F"/>
          <w:sz w:val="20"/>
          <w:szCs w:val="20"/>
        </w:rPr>
        <w:t>(</w:t>
      </w:r>
      <w:proofErr w:type="gramEnd"/>
      <w:r>
        <w:rPr>
          <w:rFonts w:ascii="Courier New" w:hAnsi="Courier New" w:cs="Courier New"/>
          <w:color w:val="3F7F5F"/>
          <w:sz w:val="20"/>
          <w:szCs w:val="20"/>
        </w:rPr>
        <w:t>) on it</w:t>
      </w:r>
      <w:r>
        <w:rPr>
          <w:rFonts w:ascii="Courier New" w:hAnsi="Courier New" w:cs="Courier New"/>
          <w:color w:val="000000"/>
          <w:sz w:val="20"/>
          <w:szCs w:val="20"/>
        </w:rPr>
        <w:t xml:space="preserve">      </w:t>
      </w:r>
    </w:p>
    <w:p w:rsidR="00903564" w:rsidRDefault="00903564" w:rsidP="00903564">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proofErr w:type="spellStart"/>
      <w:proofErr w:type="gramStart"/>
      <w:r>
        <w:rPr>
          <w:rFonts w:ascii="Courier New" w:hAnsi="Courier New" w:cs="Courier New"/>
          <w:color w:val="000000"/>
          <w:sz w:val="20"/>
          <w:szCs w:val="20"/>
        </w:rPr>
        <w:t>groupList.setOnItemClickListener</w:t>
      </w:r>
      <w:proofErr w:type="spellEnd"/>
      <w:r>
        <w:rPr>
          <w:rFonts w:ascii="Courier New" w:hAnsi="Courier New" w:cs="Courier New"/>
          <w:color w:val="000000"/>
          <w:sz w:val="20"/>
          <w:szCs w:val="20"/>
        </w:rPr>
        <w:t>(</w:t>
      </w:r>
      <w:proofErr w:type="gramEnd"/>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ListView.OnItemClickListener</w:t>
      </w:r>
      <w:proofErr w:type="spellEnd"/>
      <w:r>
        <w:rPr>
          <w:rFonts w:ascii="Courier New" w:hAnsi="Courier New" w:cs="Courier New"/>
          <w:color w:val="000000"/>
          <w:sz w:val="20"/>
          <w:szCs w:val="20"/>
        </w:rPr>
        <w:t>() {</w:t>
      </w:r>
    </w:p>
    <w:p w:rsidR="00903564" w:rsidRDefault="00903564" w:rsidP="00903564">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onItemClick</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AdapterView</w:t>
      </w:r>
      <w:proofErr w:type="spellEnd"/>
      <w:r>
        <w:rPr>
          <w:rFonts w:ascii="Courier New" w:hAnsi="Courier New" w:cs="Courier New"/>
          <w:color w:val="000000"/>
          <w:sz w:val="20"/>
          <w:szCs w:val="20"/>
        </w:rPr>
        <w:t xml:space="preserve">&lt;?&gt; parent, View </w:t>
      </w:r>
      <w:proofErr w:type="spellStart"/>
      <w:r>
        <w:rPr>
          <w:rFonts w:ascii="Courier New" w:hAnsi="Courier New" w:cs="Courier New"/>
          <w:color w:val="000000"/>
          <w:sz w:val="20"/>
          <w:szCs w:val="20"/>
        </w:rPr>
        <w:t>view</w:t>
      </w:r>
      <w:proofErr w:type="spell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position, </w:t>
      </w:r>
    </w:p>
    <w:p w:rsidR="00903564" w:rsidRDefault="00903564" w:rsidP="00903564">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63449F">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long</w:t>
      </w:r>
      <w:proofErr w:type="gramEnd"/>
      <w:r>
        <w:rPr>
          <w:rFonts w:ascii="Courier New" w:hAnsi="Courier New" w:cs="Courier New"/>
          <w:color w:val="000000"/>
          <w:sz w:val="20"/>
          <w:szCs w:val="20"/>
        </w:rPr>
        <w:t xml:space="preserve"> id) {</w:t>
      </w:r>
    </w:p>
    <w:p w:rsidR="00903564" w:rsidRDefault="00903564" w:rsidP="00903564">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Call </w:t>
      </w:r>
      <w:proofErr w:type="spellStart"/>
      <w:proofErr w:type="gramStart"/>
      <w:r w:rsidR="004E4CC5">
        <w:rPr>
          <w:rFonts w:ascii="Courier New" w:hAnsi="Courier New" w:cs="Courier New"/>
          <w:color w:val="3F7F5F"/>
          <w:sz w:val="20"/>
          <w:szCs w:val="20"/>
        </w:rPr>
        <w:t>leaveG</w:t>
      </w:r>
      <w:r>
        <w:rPr>
          <w:rFonts w:ascii="Courier New" w:hAnsi="Courier New" w:cs="Courier New"/>
          <w:color w:val="3F7F5F"/>
          <w:sz w:val="20"/>
          <w:szCs w:val="20"/>
        </w:rPr>
        <w:t>roup</w:t>
      </w:r>
      <w:proofErr w:type="spellEnd"/>
      <w:r w:rsidR="004E4CC5">
        <w:rPr>
          <w:rFonts w:ascii="Courier New" w:hAnsi="Courier New" w:cs="Courier New"/>
          <w:color w:val="3F7F5F"/>
          <w:sz w:val="20"/>
          <w:szCs w:val="20"/>
        </w:rPr>
        <w:t>(</w:t>
      </w:r>
      <w:proofErr w:type="gramEnd"/>
      <w:r w:rsidR="004E4CC5">
        <w:rPr>
          <w:rFonts w:ascii="Courier New" w:hAnsi="Courier New" w:cs="Courier New"/>
          <w:color w:val="3F7F5F"/>
          <w:sz w:val="20"/>
          <w:szCs w:val="20"/>
        </w:rPr>
        <w:t>)</w:t>
      </w:r>
      <w:r>
        <w:rPr>
          <w:rFonts w:ascii="Courier New" w:hAnsi="Courier New" w:cs="Courier New"/>
          <w:color w:val="3F7F5F"/>
          <w:sz w:val="20"/>
          <w:szCs w:val="20"/>
        </w:rPr>
        <w:t xml:space="preserve"> on the selected </w:t>
      </w:r>
      <w:r w:rsidR="004A1FCC">
        <w:rPr>
          <w:rFonts w:ascii="Courier New" w:hAnsi="Courier New" w:cs="Courier New"/>
          <w:color w:val="3F7F5F"/>
          <w:sz w:val="20"/>
          <w:szCs w:val="20"/>
        </w:rPr>
        <w:t xml:space="preserve">joined </w:t>
      </w:r>
      <w:r>
        <w:rPr>
          <w:rFonts w:ascii="Courier New" w:hAnsi="Courier New" w:cs="Courier New"/>
          <w:color w:val="3F7F5F"/>
          <w:sz w:val="20"/>
          <w:szCs w:val="20"/>
        </w:rPr>
        <w:t>group</w:t>
      </w:r>
    </w:p>
    <w:p w:rsidR="00903564" w:rsidRDefault="00903564" w:rsidP="00903564">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groupName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groupList.getItemAtPosition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position).</w:t>
      </w:r>
      <w:proofErr w:type="spellStart"/>
      <w:r>
        <w:rPr>
          <w:rFonts w:ascii="Courier New" w:hAnsi="Courier New" w:cs="Courier New"/>
          <w:color w:val="000000"/>
          <w:sz w:val="20"/>
          <w:szCs w:val="20"/>
        </w:rPr>
        <w:t>toString</w:t>
      </w:r>
      <w:proofErr w:type="spellEnd"/>
      <w:r>
        <w:rPr>
          <w:rFonts w:ascii="Courier New" w:hAnsi="Courier New" w:cs="Courier New"/>
          <w:color w:val="000000"/>
          <w:sz w:val="20"/>
          <w:szCs w:val="20"/>
        </w:rPr>
        <w:t>();</w:t>
      </w:r>
    </w:p>
    <w:p w:rsidR="00903564" w:rsidRDefault="00903564" w:rsidP="00903564">
      <w:pPr>
        <w:shd w:val="clear" w:color="auto" w:fill="F2F2F2" w:themeFill="background1" w:themeFillShade="F2"/>
        <w:autoSpaceDE w:val="0"/>
        <w:autoSpaceDN w:val="0"/>
        <w:adjustRightInd w:val="0"/>
        <w:spacing w:after="0" w:line="240" w:lineRule="auto"/>
        <w:rPr>
          <w:rFonts w:ascii="Courier New" w:hAnsi="Courier New" w:cs="Courier New"/>
          <w:b/>
          <w:color w:val="000000"/>
          <w:sz w:val="20"/>
          <w:szCs w:val="20"/>
        </w:rPr>
      </w:pPr>
      <w:r>
        <w:rPr>
          <w:rFonts w:ascii="Courier New" w:hAnsi="Courier New" w:cs="Courier New"/>
          <w:color w:val="000000"/>
          <w:sz w:val="20"/>
          <w:szCs w:val="20"/>
        </w:rPr>
        <w:t xml:space="preserve">        </w:t>
      </w:r>
      <w:r w:rsidR="00FA3A4A">
        <w:rPr>
          <w:rFonts w:ascii="Courier New" w:hAnsi="Courier New" w:cs="Courier New"/>
          <w:color w:val="000000"/>
          <w:sz w:val="20"/>
          <w:szCs w:val="20"/>
        </w:rPr>
        <w:t xml:space="preserve">Status </w:t>
      </w:r>
      <w:proofErr w:type="spellStart"/>
      <w:r w:rsidR="00FA3A4A">
        <w:rPr>
          <w:rFonts w:ascii="Courier New" w:hAnsi="Courier New" w:cs="Courier New"/>
          <w:color w:val="000000"/>
          <w:sz w:val="20"/>
          <w:szCs w:val="20"/>
        </w:rPr>
        <w:t>status</w:t>
      </w:r>
      <w:proofErr w:type="spellEnd"/>
      <w:r w:rsidR="00FA3A4A">
        <w:rPr>
          <w:rFonts w:ascii="Courier New" w:hAnsi="Courier New" w:cs="Courier New"/>
          <w:color w:val="000000"/>
          <w:sz w:val="20"/>
          <w:szCs w:val="20"/>
        </w:rPr>
        <w:t xml:space="preserve"> = </w:t>
      </w:r>
      <w:proofErr w:type="spellStart"/>
      <w:proofErr w:type="gramStart"/>
      <w:r w:rsidRPr="00AA4399">
        <w:rPr>
          <w:rFonts w:ascii="Courier New" w:hAnsi="Courier New" w:cs="Courier New"/>
          <w:b/>
          <w:color w:val="0000C0"/>
          <w:sz w:val="20"/>
          <w:szCs w:val="20"/>
          <w:highlight w:val="lightGray"/>
        </w:rPr>
        <w:t>pgm</w:t>
      </w:r>
      <w:r w:rsidRPr="00AA4399">
        <w:rPr>
          <w:rFonts w:ascii="Courier New" w:hAnsi="Courier New" w:cs="Courier New"/>
          <w:b/>
          <w:color w:val="000000"/>
          <w:sz w:val="20"/>
          <w:szCs w:val="20"/>
          <w:highlight w:val="lightGray"/>
        </w:rPr>
        <w:t>.</w:t>
      </w:r>
      <w:r>
        <w:rPr>
          <w:rFonts w:ascii="Courier New" w:hAnsi="Courier New" w:cs="Courier New"/>
          <w:b/>
          <w:color w:val="000000"/>
          <w:sz w:val="20"/>
          <w:szCs w:val="20"/>
          <w:highlight w:val="lightGray"/>
        </w:rPr>
        <w:t>leave</w:t>
      </w:r>
      <w:r w:rsidRPr="00AA4399">
        <w:rPr>
          <w:rFonts w:ascii="Courier New" w:hAnsi="Courier New" w:cs="Courier New"/>
          <w:b/>
          <w:color w:val="000000"/>
          <w:sz w:val="20"/>
          <w:szCs w:val="20"/>
          <w:highlight w:val="lightGray"/>
        </w:rPr>
        <w:t>Group</w:t>
      </w:r>
      <w:proofErr w:type="spellEnd"/>
      <w:r w:rsidRPr="00AA4399">
        <w:rPr>
          <w:rFonts w:ascii="Courier New" w:hAnsi="Courier New" w:cs="Courier New"/>
          <w:b/>
          <w:color w:val="000000"/>
          <w:sz w:val="20"/>
          <w:szCs w:val="20"/>
          <w:highlight w:val="lightGray"/>
        </w:rPr>
        <w:t>(</w:t>
      </w:r>
      <w:proofErr w:type="spellStart"/>
      <w:proofErr w:type="gramEnd"/>
      <w:r w:rsidRPr="00AA4399">
        <w:rPr>
          <w:rFonts w:ascii="Courier New" w:hAnsi="Courier New" w:cs="Courier New"/>
          <w:b/>
          <w:color w:val="000000"/>
          <w:sz w:val="20"/>
          <w:szCs w:val="20"/>
          <w:highlight w:val="lightGray"/>
        </w:rPr>
        <w:t>groupName</w:t>
      </w:r>
      <w:proofErr w:type="spellEnd"/>
      <w:r w:rsidRPr="00AA4399">
        <w:rPr>
          <w:rFonts w:ascii="Courier New" w:hAnsi="Courier New" w:cs="Courier New"/>
          <w:b/>
          <w:color w:val="000000"/>
          <w:sz w:val="20"/>
          <w:szCs w:val="20"/>
          <w:highlight w:val="lightGray"/>
        </w:rPr>
        <w:t>);</w:t>
      </w:r>
    </w:p>
    <w:p w:rsidR="00FA3A4A" w:rsidRDefault="00FA3A4A" w:rsidP="00FA3A4A">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 xml:space="preserve">        </w:t>
      </w:r>
      <w:proofErr w:type="gramStart"/>
      <w:r>
        <w:rPr>
          <w:rFonts w:ascii="Courier New" w:hAnsi="Courier New" w:cs="Courier New"/>
          <w:b/>
          <w:bCs/>
          <w:color w:val="7F0055"/>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status != </w:t>
      </w:r>
      <w:proofErr w:type="spellStart"/>
      <w:r>
        <w:rPr>
          <w:rFonts w:ascii="Courier New" w:hAnsi="Courier New" w:cs="Courier New"/>
          <w:color w:val="000000"/>
          <w:sz w:val="20"/>
          <w:szCs w:val="20"/>
        </w:rPr>
        <w:t>Status.</w:t>
      </w:r>
      <w:r>
        <w:rPr>
          <w:rFonts w:ascii="Courier New" w:hAnsi="Courier New" w:cs="Courier New"/>
          <w:i/>
          <w:iCs/>
          <w:color w:val="0000C0"/>
          <w:sz w:val="20"/>
          <w:szCs w:val="20"/>
        </w:rPr>
        <w:t>OK</w:t>
      </w:r>
      <w:proofErr w:type="spellEnd"/>
      <w:r>
        <w:rPr>
          <w:rFonts w:ascii="Courier New" w:hAnsi="Courier New" w:cs="Courier New"/>
          <w:color w:val="000000"/>
          <w:sz w:val="20"/>
          <w:szCs w:val="20"/>
        </w:rPr>
        <w:t>) {</w:t>
      </w:r>
    </w:p>
    <w:p w:rsidR="00FA3A4A" w:rsidRDefault="00FA3A4A" w:rsidP="00FA3A4A">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Log.</w:t>
      </w:r>
      <w:r>
        <w:rPr>
          <w:rFonts w:ascii="Courier New" w:hAnsi="Courier New" w:cs="Courier New"/>
          <w:i/>
          <w:iCs/>
          <w:color w:val="000000"/>
          <w:sz w:val="20"/>
          <w:szCs w:val="20"/>
        </w:rPr>
        <w:t>e</w:t>
      </w:r>
      <w:proofErr w:type="spellEnd"/>
      <w:r>
        <w:rPr>
          <w:rFonts w:ascii="Courier New" w:hAnsi="Courier New" w:cs="Courier New"/>
          <w:color w:val="000000"/>
          <w:sz w:val="20"/>
          <w:szCs w:val="20"/>
        </w:rPr>
        <w:t>(</w:t>
      </w:r>
      <w:proofErr w:type="gramEnd"/>
      <w:r>
        <w:rPr>
          <w:rFonts w:ascii="Courier New" w:hAnsi="Courier New" w:cs="Courier New"/>
          <w:i/>
          <w:iCs/>
          <w:color w:val="0000C0"/>
          <w:sz w:val="20"/>
          <w:szCs w:val="20"/>
        </w:rPr>
        <w:t>TAG</w:t>
      </w:r>
      <w:r>
        <w:rPr>
          <w:rFonts w:ascii="Courier New" w:hAnsi="Courier New" w:cs="Courier New"/>
          <w:color w:val="000000"/>
          <w:sz w:val="20"/>
          <w:szCs w:val="20"/>
        </w:rPr>
        <w:t xml:space="preserve">, </w:t>
      </w:r>
      <w:r>
        <w:rPr>
          <w:rFonts w:ascii="Courier New" w:hAnsi="Courier New" w:cs="Courier New"/>
          <w:color w:val="2A00FF"/>
          <w:sz w:val="20"/>
          <w:szCs w:val="20"/>
        </w:rPr>
        <w:t xml:space="preserve">"Failed to leave group - ” </w:t>
      </w:r>
      <w:r>
        <w:rPr>
          <w:rFonts w:ascii="Courier New" w:hAnsi="Courier New" w:cs="Courier New"/>
          <w:color w:val="000000"/>
          <w:sz w:val="20"/>
          <w:szCs w:val="20"/>
        </w:rPr>
        <w:t>+ status);</w:t>
      </w:r>
    </w:p>
    <w:p w:rsidR="00FA3A4A" w:rsidRPr="00FA3A4A" w:rsidRDefault="00FA3A4A" w:rsidP="00903564">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903564" w:rsidRDefault="00903564" w:rsidP="00903564">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903564" w:rsidRDefault="00903564" w:rsidP="00903564">
      <w:pPr>
        <w:shd w:val="clear" w:color="auto" w:fill="F2F2F2" w:themeFill="background1" w:themeFillShade="F2"/>
        <w:spacing w:after="0"/>
        <w:rPr>
          <w:rFonts w:ascii="Courier New" w:hAnsi="Courier New" w:cs="Courier New"/>
          <w:color w:val="000000"/>
          <w:sz w:val="20"/>
          <w:szCs w:val="20"/>
        </w:rPr>
      </w:pPr>
      <w:r>
        <w:rPr>
          <w:rFonts w:ascii="Courier New" w:hAnsi="Courier New" w:cs="Courier New"/>
          <w:color w:val="000000"/>
          <w:sz w:val="20"/>
          <w:szCs w:val="20"/>
        </w:rPr>
        <w:t>});</w:t>
      </w:r>
    </w:p>
    <w:p w:rsidR="008B59A6" w:rsidRDefault="008B59A6" w:rsidP="008B59A6">
      <w:pPr>
        <w:spacing w:after="0"/>
      </w:pPr>
    </w:p>
    <w:p w:rsidR="008B59A6" w:rsidRDefault="008B59A6" w:rsidP="008B59A6">
      <w:pPr>
        <w:pStyle w:val="Heading2"/>
      </w:pPr>
      <w:bookmarkStart w:id="68" w:name="_Toc342379509"/>
      <w:r>
        <w:lastRenderedPageBreak/>
        <w:t>Making Remote Method Calls</w:t>
      </w:r>
      <w:bookmarkEnd w:id="68"/>
    </w:p>
    <w:p w:rsidR="008B59A6" w:rsidRDefault="008B59A6" w:rsidP="008B59A6">
      <w:r>
        <w:tab/>
        <w:t>Once you are participating in a group, whether you are hosting it or just joined it, you can make remote method calls to another peer</w:t>
      </w:r>
      <w:r w:rsidR="00B00EB9">
        <w:t>’</w:t>
      </w:r>
      <w:r>
        <w:t>s bus objects</w:t>
      </w:r>
      <w:r w:rsidR="00B00EB9">
        <w:t xml:space="preserve"> over that group</w:t>
      </w:r>
      <w:r>
        <w:t>.</w:t>
      </w:r>
      <w:r w:rsidR="005A1D33">
        <w:t xml:space="preserve"> To do so you need to get an interface object from the Peer</w:t>
      </w:r>
      <w:r w:rsidR="00D61F93">
        <w:t xml:space="preserve"> </w:t>
      </w:r>
      <w:r w:rsidR="005A1D33">
        <w:t>Group</w:t>
      </w:r>
      <w:r w:rsidR="00D61F93">
        <w:t xml:space="preserve"> </w:t>
      </w:r>
      <w:r w:rsidR="005A1D33">
        <w:t xml:space="preserve">Manager. Once you have the interface object, you can use it to make method calls just like any other object. In the example below, we are grabbing an interface object from a bus object registered by the group host. We then call the </w:t>
      </w:r>
      <w:proofErr w:type="gramStart"/>
      <w:r w:rsidR="005A1D33" w:rsidRPr="005A1D33">
        <w:rPr>
          <w:b/>
          <w:i/>
        </w:rPr>
        <w:t>Ping(</w:t>
      </w:r>
      <w:proofErr w:type="gramEnd"/>
      <w:r w:rsidR="005A1D33" w:rsidRPr="005A1D33">
        <w:rPr>
          <w:b/>
          <w:i/>
        </w:rPr>
        <w:t>)</w:t>
      </w:r>
      <w:r w:rsidR="005A1D33">
        <w:t xml:space="preserve"> method and display the reply to the</w:t>
      </w:r>
      <w:r w:rsidR="008876AA">
        <w:t xml:space="preserve"> </w:t>
      </w:r>
      <w:r w:rsidR="005A1D33">
        <w:t>UI.</w:t>
      </w:r>
      <w:r w:rsidR="008876AA">
        <w:t xml:space="preserve"> Notice that the method call is surrounded by a try-catch statement. That is to catch any bus exceptions that may occur over </w:t>
      </w:r>
      <w:proofErr w:type="spellStart"/>
      <w:r w:rsidR="008876AA">
        <w:t>AllJoyn</w:t>
      </w:r>
      <w:proofErr w:type="spellEnd"/>
      <w:r w:rsidR="008876AA">
        <w:t>.</w:t>
      </w:r>
    </w:p>
    <w:p w:rsidR="007D1CF8" w:rsidRDefault="007D1CF8" w:rsidP="007D1CF8">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proofErr w:type="spellStart"/>
      <w:r>
        <w:rPr>
          <w:rFonts w:ascii="Courier New" w:hAnsi="Courier New" w:cs="Courier New"/>
          <w:color w:val="000000"/>
          <w:sz w:val="20"/>
          <w:szCs w:val="20"/>
        </w:rPr>
        <w:t>SimpleInterface</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mSimpleSignalInterface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pgm</w:t>
      </w:r>
      <w:r>
        <w:rPr>
          <w:rFonts w:ascii="Courier New" w:hAnsi="Courier New" w:cs="Courier New"/>
          <w:color w:val="000000"/>
          <w:sz w:val="20"/>
          <w:szCs w:val="20"/>
        </w:rPr>
        <w:t>.getRemoteObjectInterface</w:t>
      </w:r>
      <w:proofErr w:type="spellEnd"/>
      <w:r>
        <w:rPr>
          <w:rFonts w:ascii="Courier New" w:hAnsi="Courier New" w:cs="Courier New"/>
          <w:color w:val="000000"/>
          <w:sz w:val="20"/>
          <w:szCs w:val="20"/>
        </w:rPr>
        <w:t>(</w:t>
      </w:r>
      <w:proofErr w:type="gramEnd"/>
    </w:p>
    <w:p w:rsidR="007D1CF8" w:rsidRDefault="007D1CF8" w:rsidP="007D1CF8">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C0"/>
          <w:sz w:val="20"/>
          <w:szCs w:val="20"/>
        </w:rPr>
        <w:t>pgm</w:t>
      </w:r>
      <w:r>
        <w:rPr>
          <w:rFonts w:ascii="Courier New" w:hAnsi="Courier New" w:cs="Courier New"/>
          <w:color w:val="000000"/>
          <w:sz w:val="20"/>
          <w:szCs w:val="20"/>
        </w:rPr>
        <w:t>.getGroupHostPeerId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groupName</w:t>
      </w:r>
      <w:proofErr w:type="spellEnd"/>
      <w:r>
        <w:rPr>
          <w:rFonts w:ascii="Courier New" w:hAnsi="Courier New" w:cs="Courier New"/>
          <w:color w:val="000000"/>
          <w:sz w:val="20"/>
          <w:szCs w:val="20"/>
        </w:rPr>
        <w:t>),</w:t>
      </w:r>
    </w:p>
    <w:p w:rsidR="007D1CF8" w:rsidRDefault="007D1CF8" w:rsidP="007D1CF8">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groupName</w:t>
      </w:r>
      <w:proofErr w:type="spellEnd"/>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t xml:space="preserve">                                                </w:t>
      </w:r>
      <w:r>
        <w:rPr>
          <w:rFonts w:ascii="Courier New" w:hAnsi="Courier New" w:cs="Courier New"/>
          <w:sz w:val="20"/>
          <w:szCs w:val="20"/>
        </w:rPr>
        <w:t xml:space="preserve"> </w:t>
      </w:r>
    </w:p>
    <w:p w:rsidR="007D1CF8" w:rsidRDefault="007D1CF8" w:rsidP="007D1CF8">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sz w:val="20"/>
          <w:szCs w:val="20"/>
        </w:rPr>
        <w:t xml:space="preserve">        </w:t>
      </w:r>
      <w:r w:rsidR="0097794F">
        <w:rPr>
          <w:rFonts w:ascii="Courier New" w:hAnsi="Courier New" w:cs="Courier New"/>
          <w:color w:val="2A00FF"/>
          <w:sz w:val="20"/>
          <w:szCs w:val="20"/>
        </w:rPr>
        <w:t>OBJECT_PATH</w:t>
      </w:r>
      <w:r>
        <w:rPr>
          <w:rFonts w:ascii="Courier New" w:hAnsi="Courier New" w:cs="Courier New"/>
          <w:color w:val="000000"/>
          <w:sz w:val="20"/>
          <w:szCs w:val="20"/>
        </w:rPr>
        <w:t xml:space="preserve">, </w:t>
      </w:r>
    </w:p>
    <w:p w:rsidR="007D1CF8" w:rsidRDefault="007D1CF8" w:rsidP="007D1CF8">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SimpleInterface.</w:t>
      </w:r>
      <w:r>
        <w:rPr>
          <w:rFonts w:ascii="Courier New" w:hAnsi="Courier New" w:cs="Courier New"/>
          <w:b/>
          <w:bCs/>
          <w:color w:val="7F0055"/>
          <w:sz w:val="20"/>
          <w:szCs w:val="20"/>
        </w:rPr>
        <w:t>class</w:t>
      </w:r>
      <w:proofErr w:type="spellEnd"/>
      <w:r>
        <w:rPr>
          <w:rFonts w:ascii="Courier New" w:hAnsi="Courier New" w:cs="Courier New"/>
          <w:color w:val="000000"/>
          <w:sz w:val="20"/>
          <w:szCs w:val="20"/>
        </w:rPr>
        <w:t>);</w:t>
      </w:r>
    </w:p>
    <w:p w:rsidR="008876AA" w:rsidRDefault="008876AA" w:rsidP="00E84C7A">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try</w:t>
      </w:r>
      <w:proofErr w:type="gramEnd"/>
      <w:r>
        <w:rPr>
          <w:rFonts w:ascii="Courier New" w:hAnsi="Courier New" w:cs="Courier New"/>
          <w:color w:val="000000"/>
          <w:sz w:val="20"/>
          <w:szCs w:val="20"/>
        </w:rPr>
        <w:t xml:space="preserve"> {</w:t>
      </w:r>
    </w:p>
    <w:p w:rsidR="00B73890" w:rsidRDefault="008876AA" w:rsidP="00E84C7A">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 xml:space="preserve">    </w:t>
      </w:r>
      <w:r w:rsidR="00B73890">
        <w:rPr>
          <w:rFonts w:ascii="Courier New" w:hAnsi="Courier New" w:cs="Courier New"/>
          <w:color w:val="000000"/>
          <w:sz w:val="20"/>
          <w:szCs w:val="20"/>
        </w:rPr>
        <w:t xml:space="preserve">String reply = </w:t>
      </w:r>
      <w:proofErr w:type="spellStart"/>
      <w:proofErr w:type="gramStart"/>
      <w:r w:rsidR="00B73890">
        <w:rPr>
          <w:rFonts w:ascii="Courier New" w:hAnsi="Courier New" w:cs="Courier New"/>
          <w:color w:val="0000C0"/>
          <w:sz w:val="20"/>
          <w:szCs w:val="20"/>
        </w:rPr>
        <w:t>mSimpleInterface</w:t>
      </w:r>
      <w:r w:rsidR="00B73890">
        <w:rPr>
          <w:rFonts w:ascii="Courier New" w:hAnsi="Courier New" w:cs="Courier New"/>
          <w:color w:val="000000"/>
          <w:sz w:val="20"/>
          <w:szCs w:val="20"/>
        </w:rPr>
        <w:t>.Ping</w:t>
      </w:r>
      <w:proofErr w:type="spellEnd"/>
      <w:r w:rsidR="00B73890">
        <w:rPr>
          <w:rFonts w:ascii="Courier New" w:hAnsi="Courier New" w:cs="Courier New"/>
          <w:color w:val="000000"/>
          <w:sz w:val="20"/>
          <w:szCs w:val="20"/>
        </w:rPr>
        <w:t>(</w:t>
      </w:r>
      <w:proofErr w:type="gramEnd"/>
      <w:r w:rsidR="00B73890">
        <w:rPr>
          <w:rFonts w:ascii="Courier New" w:hAnsi="Courier New" w:cs="Courier New"/>
          <w:color w:val="000000"/>
          <w:sz w:val="20"/>
          <w:szCs w:val="20"/>
        </w:rPr>
        <w:t>message);</w:t>
      </w:r>
    </w:p>
    <w:p w:rsidR="00B73890" w:rsidRDefault="008876AA" w:rsidP="00E84C7A">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sidR="00B73890">
        <w:rPr>
          <w:rFonts w:ascii="Courier New" w:hAnsi="Courier New" w:cs="Courier New"/>
          <w:color w:val="000000"/>
          <w:sz w:val="20"/>
          <w:szCs w:val="20"/>
        </w:rPr>
        <w:t>sendUiMessage</w:t>
      </w:r>
      <w:proofErr w:type="spellEnd"/>
      <w:r w:rsidR="00B73890">
        <w:rPr>
          <w:rFonts w:ascii="Courier New" w:hAnsi="Courier New" w:cs="Courier New"/>
          <w:color w:val="000000"/>
          <w:sz w:val="20"/>
          <w:szCs w:val="20"/>
        </w:rPr>
        <w:t>(</w:t>
      </w:r>
      <w:proofErr w:type="gramEnd"/>
      <w:r w:rsidR="00B73890">
        <w:rPr>
          <w:rFonts w:ascii="Courier New" w:hAnsi="Courier New" w:cs="Courier New"/>
          <w:i/>
          <w:iCs/>
          <w:color w:val="0000C0"/>
          <w:sz w:val="20"/>
          <w:szCs w:val="20"/>
        </w:rPr>
        <w:t>MESSAGE_PING_REPLY</w:t>
      </w:r>
      <w:r w:rsidR="00B73890">
        <w:rPr>
          <w:rFonts w:ascii="Courier New" w:hAnsi="Courier New" w:cs="Courier New"/>
          <w:color w:val="000000"/>
          <w:sz w:val="20"/>
          <w:szCs w:val="20"/>
        </w:rPr>
        <w:t>, reply);</w:t>
      </w:r>
    </w:p>
    <w:p w:rsidR="008876AA" w:rsidRDefault="008876AA" w:rsidP="00E84C7A">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8876AA" w:rsidRDefault="008876AA" w:rsidP="00E84C7A">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b/>
          <w:bCs/>
          <w:color w:val="7F0055"/>
          <w:sz w:val="20"/>
          <w:szCs w:val="20"/>
        </w:rPr>
        <w:t>catch</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BusException</w:t>
      </w:r>
      <w:proofErr w:type="spellEnd"/>
      <w:r>
        <w:rPr>
          <w:rFonts w:ascii="Courier New" w:hAnsi="Courier New" w:cs="Courier New"/>
          <w:color w:val="000000"/>
          <w:sz w:val="20"/>
          <w:szCs w:val="20"/>
        </w:rPr>
        <w:t xml:space="preserve"> e) {</w:t>
      </w:r>
    </w:p>
    <w:p w:rsidR="008876AA" w:rsidRDefault="008876AA" w:rsidP="00E84C7A">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e.printStackTrace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8876AA" w:rsidRDefault="008876AA" w:rsidP="00E84C7A">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Log.</w:t>
      </w:r>
      <w:r>
        <w:rPr>
          <w:rFonts w:ascii="Courier New" w:hAnsi="Courier New" w:cs="Courier New"/>
          <w:i/>
          <w:iCs/>
          <w:color w:val="000000"/>
          <w:sz w:val="20"/>
          <w:szCs w:val="20"/>
        </w:rPr>
        <w:t>e</w:t>
      </w:r>
      <w:proofErr w:type="spellEnd"/>
      <w:r>
        <w:rPr>
          <w:rFonts w:ascii="Courier New" w:hAnsi="Courier New" w:cs="Courier New"/>
          <w:color w:val="000000"/>
          <w:sz w:val="20"/>
          <w:szCs w:val="20"/>
        </w:rPr>
        <w:t>(</w:t>
      </w:r>
      <w:proofErr w:type="gramEnd"/>
      <w:r>
        <w:rPr>
          <w:rFonts w:ascii="Courier New" w:hAnsi="Courier New" w:cs="Courier New"/>
          <w:i/>
          <w:iCs/>
          <w:color w:val="0000C0"/>
          <w:sz w:val="20"/>
          <w:szCs w:val="20"/>
        </w:rPr>
        <w:t>TAG</w:t>
      </w:r>
      <w:r>
        <w:rPr>
          <w:rFonts w:ascii="Courier New" w:hAnsi="Courier New" w:cs="Courier New"/>
          <w:color w:val="000000"/>
          <w:sz w:val="20"/>
          <w:szCs w:val="20"/>
        </w:rPr>
        <w:t xml:space="preserve">, </w:t>
      </w:r>
      <w:r>
        <w:rPr>
          <w:rFonts w:ascii="Courier New" w:hAnsi="Courier New" w:cs="Courier New"/>
          <w:color w:val="2A00FF"/>
          <w:sz w:val="20"/>
          <w:szCs w:val="20"/>
        </w:rPr>
        <w:t>"</w:t>
      </w:r>
      <w:proofErr w:type="spellStart"/>
      <w:r>
        <w:rPr>
          <w:rFonts w:ascii="Courier New" w:hAnsi="Courier New" w:cs="Courier New"/>
          <w:color w:val="2A00FF"/>
          <w:sz w:val="20"/>
          <w:szCs w:val="20"/>
        </w:rPr>
        <w:t>SimpleInterface.Ping</w:t>
      </w:r>
      <w:proofErr w:type="spellEnd"/>
      <w:r>
        <w:rPr>
          <w:rFonts w:ascii="Courier New" w:hAnsi="Courier New" w:cs="Courier New"/>
          <w:color w:val="2A00FF"/>
          <w:sz w:val="20"/>
          <w:szCs w:val="20"/>
        </w:rPr>
        <w:t xml:space="preserve">(): ”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e.toString</w:t>
      </w:r>
      <w:proofErr w:type="spellEnd"/>
      <w:r>
        <w:rPr>
          <w:rFonts w:ascii="Courier New" w:hAnsi="Courier New" w:cs="Courier New"/>
          <w:color w:val="000000"/>
          <w:sz w:val="20"/>
          <w:szCs w:val="20"/>
        </w:rPr>
        <w:t>());</w:t>
      </w:r>
    </w:p>
    <w:p w:rsidR="00E84C7A" w:rsidRDefault="008876AA" w:rsidP="00E84C7A">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E84C7A" w:rsidRDefault="00E84C7A" w:rsidP="00E84C7A">
      <w:pPr>
        <w:shd w:val="clear" w:color="auto" w:fill="FFFFFF" w:themeFill="background1"/>
        <w:autoSpaceDE w:val="0"/>
        <w:autoSpaceDN w:val="0"/>
        <w:adjustRightInd w:val="0"/>
        <w:spacing w:after="0" w:line="240" w:lineRule="auto"/>
      </w:pPr>
    </w:p>
    <w:p w:rsidR="00E84C7A" w:rsidRDefault="0026781B" w:rsidP="0026781B">
      <w:pPr>
        <w:pStyle w:val="Heading2"/>
      </w:pPr>
      <w:bookmarkStart w:id="69" w:name="_Toc342379510"/>
      <w:r>
        <w:t>Sending Signals</w:t>
      </w:r>
      <w:bookmarkEnd w:id="69"/>
    </w:p>
    <w:p w:rsidR="0026781B" w:rsidRDefault="0026781B" w:rsidP="0026781B">
      <w:r>
        <w:tab/>
        <w:t>To send a signal</w:t>
      </w:r>
      <w:r w:rsidR="00F42434">
        <w:t xml:space="preserve">, you also need an interface object just like when you make a remote method call. However, instead of invoking a method on a remote peer in the group, you are sending a </w:t>
      </w:r>
      <w:r w:rsidR="00D51A18">
        <w:t>signal from your own bus object</w:t>
      </w:r>
      <w:r w:rsidR="00F42434">
        <w:t xml:space="preserve"> to the group or to a specific peer within the group. In the example below we are sending a directed signal to the group host. If we were to call the </w:t>
      </w:r>
      <w:proofErr w:type="spellStart"/>
      <w:proofErr w:type="gramStart"/>
      <w:r w:rsidR="00F42434" w:rsidRPr="00D51A18">
        <w:rPr>
          <w:b/>
          <w:i/>
        </w:rPr>
        <w:t>getSignalInterface</w:t>
      </w:r>
      <w:proofErr w:type="spellEnd"/>
      <w:r w:rsidR="00F42434" w:rsidRPr="00D51A18">
        <w:rPr>
          <w:b/>
          <w:i/>
        </w:rPr>
        <w:t>(</w:t>
      </w:r>
      <w:proofErr w:type="gramEnd"/>
      <w:r w:rsidR="00F42434" w:rsidRPr="00D51A18">
        <w:rPr>
          <w:b/>
          <w:i/>
        </w:rPr>
        <w:t xml:space="preserve">) </w:t>
      </w:r>
      <w:r w:rsidR="00F42434">
        <w:t xml:space="preserve"> without the </w:t>
      </w:r>
      <w:proofErr w:type="spellStart"/>
      <w:r w:rsidR="00F42434">
        <w:t>peerId</w:t>
      </w:r>
      <w:proofErr w:type="spellEnd"/>
      <w:r w:rsidR="00F42434">
        <w:t xml:space="preserve"> parameter, then the signal will be sent to all peers within the group.</w:t>
      </w:r>
      <w:r w:rsidR="00A87C47">
        <w:t xml:space="preserve"> To emit the signal, we take the interface object and call </w:t>
      </w:r>
      <w:proofErr w:type="gramStart"/>
      <w:r w:rsidR="00A87C47" w:rsidRPr="00A87C47">
        <w:rPr>
          <w:b/>
          <w:i/>
        </w:rPr>
        <w:t>Chat(</w:t>
      </w:r>
      <w:proofErr w:type="gramEnd"/>
      <w:r w:rsidR="00A87C47" w:rsidRPr="00A87C47">
        <w:rPr>
          <w:b/>
          <w:i/>
        </w:rPr>
        <w:t>)</w:t>
      </w:r>
      <w:r w:rsidR="00A87C47">
        <w:t xml:space="preserve"> just as if it was a method with no return value.</w:t>
      </w:r>
    </w:p>
    <w:p w:rsidR="007D1CF8" w:rsidRDefault="007D1CF8" w:rsidP="007D1CF8">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proofErr w:type="spellStart"/>
      <w:r>
        <w:rPr>
          <w:rFonts w:ascii="Courier New" w:hAnsi="Courier New" w:cs="Courier New"/>
          <w:color w:val="000000"/>
          <w:sz w:val="20"/>
          <w:szCs w:val="20"/>
        </w:rPr>
        <w:t>SimpleInterface</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mSimpleSignalInterface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pgm</w:t>
      </w:r>
      <w:r>
        <w:rPr>
          <w:rFonts w:ascii="Courier New" w:hAnsi="Courier New" w:cs="Courier New"/>
          <w:color w:val="000000"/>
          <w:sz w:val="20"/>
          <w:szCs w:val="20"/>
        </w:rPr>
        <w:t>.getSignalInterface</w:t>
      </w:r>
      <w:proofErr w:type="spellEnd"/>
      <w:r>
        <w:rPr>
          <w:rFonts w:ascii="Courier New" w:hAnsi="Courier New" w:cs="Courier New"/>
          <w:color w:val="000000"/>
          <w:sz w:val="20"/>
          <w:szCs w:val="20"/>
        </w:rPr>
        <w:t>(</w:t>
      </w:r>
      <w:proofErr w:type="gramEnd"/>
    </w:p>
    <w:p w:rsidR="007D1CF8" w:rsidRDefault="007D1CF8" w:rsidP="007D1CF8">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C0"/>
          <w:sz w:val="20"/>
          <w:szCs w:val="20"/>
        </w:rPr>
        <w:t>pgm</w:t>
      </w:r>
      <w:r>
        <w:rPr>
          <w:rFonts w:ascii="Courier New" w:hAnsi="Courier New" w:cs="Courier New"/>
          <w:color w:val="000000"/>
          <w:sz w:val="20"/>
          <w:szCs w:val="20"/>
        </w:rPr>
        <w:t>.getGroupHostPeerId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groupName</w:t>
      </w:r>
      <w:proofErr w:type="spellEnd"/>
      <w:r>
        <w:rPr>
          <w:rFonts w:ascii="Courier New" w:hAnsi="Courier New" w:cs="Courier New"/>
          <w:color w:val="000000"/>
          <w:sz w:val="20"/>
          <w:szCs w:val="20"/>
        </w:rPr>
        <w:t>),</w:t>
      </w:r>
    </w:p>
    <w:p w:rsidR="007D1CF8" w:rsidRDefault="007D1CF8" w:rsidP="007D1CF8">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groupName</w:t>
      </w:r>
      <w:proofErr w:type="spellEnd"/>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t xml:space="preserve">                                                </w:t>
      </w:r>
      <w:r>
        <w:rPr>
          <w:rFonts w:ascii="Courier New" w:hAnsi="Courier New" w:cs="Courier New"/>
          <w:sz w:val="20"/>
          <w:szCs w:val="20"/>
        </w:rPr>
        <w:t xml:space="preserve"> </w:t>
      </w:r>
    </w:p>
    <w:p w:rsidR="007D1CF8" w:rsidRDefault="007D1CF8" w:rsidP="007D1CF8">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sz w:val="20"/>
          <w:szCs w:val="20"/>
        </w:rPr>
        <w:t xml:space="preserve">        </w:t>
      </w:r>
      <w:proofErr w:type="spellStart"/>
      <w:proofErr w:type="gramStart"/>
      <w:r w:rsidR="00B32B49">
        <w:rPr>
          <w:rFonts w:ascii="Courier New" w:hAnsi="Courier New" w:cs="Courier New"/>
          <w:color w:val="2A00FF"/>
          <w:sz w:val="20"/>
          <w:szCs w:val="20"/>
        </w:rPr>
        <w:t>mSimpleService</w:t>
      </w:r>
      <w:proofErr w:type="spellEnd"/>
      <w:proofErr w:type="gramEnd"/>
      <w:r>
        <w:rPr>
          <w:rFonts w:ascii="Courier New" w:hAnsi="Courier New" w:cs="Courier New"/>
          <w:color w:val="000000"/>
          <w:sz w:val="20"/>
          <w:szCs w:val="20"/>
        </w:rPr>
        <w:t xml:space="preserve">, </w:t>
      </w:r>
    </w:p>
    <w:p w:rsidR="007D1CF8" w:rsidRDefault="007D1CF8" w:rsidP="007D1CF8">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SimpleInterface.</w:t>
      </w:r>
      <w:r>
        <w:rPr>
          <w:rFonts w:ascii="Courier New" w:hAnsi="Courier New" w:cs="Courier New"/>
          <w:b/>
          <w:bCs/>
          <w:color w:val="7F0055"/>
          <w:sz w:val="20"/>
          <w:szCs w:val="20"/>
        </w:rPr>
        <w:t>class</w:t>
      </w:r>
      <w:proofErr w:type="spellEnd"/>
      <w:r>
        <w:rPr>
          <w:rFonts w:ascii="Courier New" w:hAnsi="Courier New" w:cs="Courier New"/>
          <w:color w:val="000000"/>
          <w:sz w:val="20"/>
          <w:szCs w:val="20"/>
        </w:rPr>
        <w:t>);</w:t>
      </w:r>
    </w:p>
    <w:p w:rsidR="007D1CF8" w:rsidRDefault="007D1CF8" w:rsidP="007D1CF8">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try</w:t>
      </w:r>
      <w:proofErr w:type="gramEnd"/>
      <w:r>
        <w:rPr>
          <w:rFonts w:ascii="Courier New" w:hAnsi="Courier New" w:cs="Courier New"/>
          <w:color w:val="000000"/>
          <w:sz w:val="20"/>
          <w:szCs w:val="20"/>
        </w:rPr>
        <w:t xml:space="preserve"> {</w:t>
      </w:r>
    </w:p>
    <w:p w:rsidR="007D1CF8" w:rsidRDefault="007D1CF8" w:rsidP="000B546B">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b/>
          <w:bCs/>
          <w:color w:val="7F0055"/>
          <w:sz w:val="20"/>
          <w:szCs w:val="20"/>
        </w:rPr>
        <w:t xml:space="preserve">    </w:t>
      </w:r>
      <w:proofErr w:type="spellStart"/>
      <w:proofErr w:type="gramStart"/>
      <w:r w:rsidR="000F001F">
        <w:rPr>
          <w:rFonts w:ascii="Courier New" w:hAnsi="Courier New" w:cs="Courier New"/>
          <w:color w:val="0000C0"/>
          <w:sz w:val="20"/>
          <w:szCs w:val="20"/>
        </w:rPr>
        <w:t>mSimpleSignalInterface</w:t>
      </w:r>
      <w:r>
        <w:rPr>
          <w:rFonts w:ascii="Courier New" w:hAnsi="Courier New" w:cs="Courier New"/>
          <w:color w:val="000000"/>
          <w:sz w:val="20"/>
          <w:szCs w:val="20"/>
        </w:rPr>
        <w:t>.</w:t>
      </w:r>
      <w:r w:rsidR="000F001F">
        <w:rPr>
          <w:rFonts w:ascii="Courier New" w:hAnsi="Courier New" w:cs="Courier New"/>
          <w:color w:val="000000"/>
          <w:sz w:val="20"/>
          <w:szCs w:val="20"/>
        </w:rPr>
        <w:t>Chat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message);</w:t>
      </w:r>
    </w:p>
    <w:p w:rsidR="007D1CF8" w:rsidRDefault="007D1CF8" w:rsidP="007D1CF8">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7D1CF8" w:rsidRDefault="007D1CF8" w:rsidP="007D1CF8">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b/>
          <w:bCs/>
          <w:color w:val="7F0055"/>
          <w:sz w:val="20"/>
          <w:szCs w:val="20"/>
        </w:rPr>
        <w:t>catch</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BusException</w:t>
      </w:r>
      <w:proofErr w:type="spellEnd"/>
      <w:r>
        <w:rPr>
          <w:rFonts w:ascii="Courier New" w:hAnsi="Courier New" w:cs="Courier New"/>
          <w:color w:val="000000"/>
          <w:sz w:val="20"/>
          <w:szCs w:val="20"/>
        </w:rPr>
        <w:t xml:space="preserve"> e) {</w:t>
      </w:r>
    </w:p>
    <w:p w:rsidR="007D1CF8" w:rsidRDefault="007D1CF8" w:rsidP="007D1CF8">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e.printStackTrace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7D1CF8" w:rsidRDefault="007D1CF8" w:rsidP="007D1CF8">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Log.</w:t>
      </w:r>
      <w:r>
        <w:rPr>
          <w:rFonts w:ascii="Courier New" w:hAnsi="Courier New" w:cs="Courier New"/>
          <w:i/>
          <w:iCs/>
          <w:color w:val="000000"/>
          <w:sz w:val="20"/>
          <w:szCs w:val="20"/>
        </w:rPr>
        <w:t>e</w:t>
      </w:r>
      <w:proofErr w:type="spellEnd"/>
      <w:r>
        <w:rPr>
          <w:rFonts w:ascii="Courier New" w:hAnsi="Courier New" w:cs="Courier New"/>
          <w:color w:val="000000"/>
          <w:sz w:val="20"/>
          <w:szCs w:val="20"/>
        </w:rPr>
        <w:t>(</w:t>
      </w:r>
      <w:proofErr w:type="gramEnd"/>
      <w:r>
        <w:rPr>
          <w:rFonts w:ascii="Courier New" w:hAnsi="Courier New" w:cs="Courier New"/>
          <w:i/>
          <w:iCs/>
          <w:color w:val="0000C0"/>
          <w:sz w:val="20"/>
          <w:szCs w:val="20"/>
        </w:rPr>
        <w:t>TAG</w:t>
      </w:r>
      <w:r>
        <w:rPr>
          <w:rFonts w:ascii="Courier New" w:hAnsi="Courier New" w:cs="Courier New"/>
          <w:color w:val="000000"/>
          <w:sz w:val="20"/>
          <w:szCs w:val="20"/>
        </w:rPr>
        <w:t xml:space="preserve">, </w:t>
      </w:r>
      <w:r>
        <w:rPr>
          <w:rFonts w:ascii="Courier New" w:hAnsi="Courier New" w:cs="Courier New"/>
          <w:color w:val="2A00FF"/>
          <w:sz w:val="20"/>
          <w:szCs w:val="20"/>
        </w:rPr>
        <w:t>"</w:t>
      </w:r>
      <w:proofErr w:type="spellStart"/>
      <w:r>
        <w:rPr>
          <w:rFonts w:ascii="Courier New" w:hAnsi="Courier New" w:cs="Courier New"/>
          <w:color w:val="2A00FF"/>
          <w:sz w:val="20"/>
          <w:szCs w:val="20"/>
        </w:rPr>
        <w:t>SimpleInterface.</w:t>
      </w:r>
      <w:r w:rsidR="000F001F">
        <w:rPr>
          <w:rFonts w:ascii="Courier New" w:hAnsi="Courier New" w:cs="Courier New"/>
          <w:color w:val="2A00FF"/>
          <w:sz w:val="20"/>
          <w:szCs w:val="20"/>
        </w:rPr>
        <w:t>Chat</w:t>
      </w:r>
      <w:proofErr w:type="spellEnd"/>
      <w:r>
        <w:rPr>
          <w:rFonts w:ascii="Courier New" w:hAnsi="Courier New" w:cs="Courier New"/>
          <w:color w:val="2A00FF"/>
          <w:sz w:val="20"/>
          <w:szCs w:val="20"/>
        </w:rPr>
        <w:t xml:space="preserve">(): ”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e.toString</w:t>
      </w:r>
      <w:proofErr w:type="spellEnd"/>
      <w:r>
        <w:rPr>
          <w:rFonts w:ascii="Courier New" w:hAnsi="Courier New" w:cs="Courier New"/>
          <w:color w:val="000000"/>
          <w:sz w:val="20"/>
          <w:szCs w:val="20"/>
        </w:rPr>
        <w:t>());</w:t>
      </w:r>
    </w:p>
    <w:p w:rsidR="007D1CF8" w:rsidRDefault="007D1CF8" w:rsidP="007D1CF8">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7D1CF8" w:rsidRDefault="007D1CF8" w:rsidP="0026781B"/>
    <w:p w:rsidR="00B370E0" w:rsidRDefault="00B370E0" w:rsidP="00B370E0">
      <w:pPr>
        <w:pStyle w:val="Heading2"/>
      </w:pPr>
      <w:bookmarkStart w:id="70" w:name="_Toc342379511"/>
      <w:r>
        <w:t>Cleaning Up</w:t>
      </w:r>
      <w:bookmarkEnd w:id="70"/>
    </w:p>
    <w:p w:rsidR="00B370E0" w:rsidRDefault="00B370E0" w:rsidP="00841795">
      <w:pPr>
        <w:spacing w:after="0"/>
      </w:pPr>
      <w:r>
        <w:tab/>
        <w:t xml:space="preserve">When your application is done and is about to exit, you want to clean up all of your </w:t>
      </w:r>
      <w:proofErr w:type="spellStart"/>
      <w:r>
        <w:t>AllJoyn</w:t>
      </w:r>
      <w:proofErr w:type="spellEnd"/>
      <w:r>
        <w:t xml:space="preserve"> resources to prevent any </w:t>
      </w:r>
      <w:proofErr w:type="spellStart"/>
      <w:r w:rsidR="005544CB">
        <w:t>resouce</w:t>
      </w:r>
      <w:proofErr w:type="spellEnd"/>
      <w:r>
        <w:t xml:space="preserve"> leaks. To do this, simply call </w:t>
      </w:r>
      <w:proofErr w:type="gramStart"/>
      <w:r w:rsidRPr="00E80A3D">
        <w:rPr>
          <w:b/>
          <w:i/>
        </w:rPr>
        <w:t>cleanup(</w:t>
      </w:r>
      <w:proofErr w:type="gramEnd"/>
      <w:r w:rsidRPr="00E80A3D">
        <w:rPr>
          <w:b/>
          <w:i/>
        </w:rPr>
        <w:t>)</w:t>
      </w:r>
      <w:r w:rsidR="00E80A3D">
        <w:t xml:space="preserve"> and you’re set!</w:t>
      </w:r>
      <w:r w:rsidR="00841795">
        <w:t xml:space="preserve"> The cleanup() </w:t>
      </w:r>
      <w:r w:rsidR="00841795">
        <w:lastRenderedPageBreak/>
        <w:t xml:space="preserve">method will leave all joined sessions, destroy all hosted sessions, unregister your bus objects and signal handlers, and finally disconnect your bus attachment from the </w:t>
      </w:r>
      <w:proofErr w:type="spellStart"/>
      <w:r w:rsidR="00841795">
        <w:t>AllJoyn</w:t>
      </w:r>
      <w:proofErr w:type="spellEnd"/>
      <w:r w:rsidR="00841795">
        <w:t xml:space="preserve"> bus.</w:t>
      </w:r>
    </w:p>
    <w:p w:rsidR="00841795" w:rsidRDefault="00841795" w:rsidP="00841795">
      <w:pPr>
        <w:spacing w:after="0"/>
      </w:pPr>
    </w:p>
    <w:p w:rsidR="00ED4766" w:rsidRDefault="00ED4766" w:rsidP="00841795">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w:t>
      </w:r>
      <w:r>
        <w:rPr>
          <w:rFonts w:ascii="Courier New" w:hAnsi="Courier New" w:cs="Courier New"/>
          <w:color w:val="000000"/>
          <w:sz w:val="20"/>
          <w:szCs w:val="20"/>
        </w:rPr>
        <w:t>Override</w:t>
      </w:r>
    </w:p>
    <w:p w:rsidR="00ED4766" w:rsidRDefault="00ED4766" w:rsidP="00841795">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protected</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onDestroy</w:t>
      </w:r>
      <w:proofErr w:type="spellEnd"/>
      <w:r>
        <w:rPr>
          <w:rFonts w:ascii="Courier New" w:hAnsi="Courier New" w:cs="Courier New"/>
          <w:color w:val="000000"/>
          <w:sz w:val="20"/>
          <w:szCs w:val="20"/>
        </w:rPr>
        <w:t>() {</w:t>
      </w:r>
    </w:p>
    <w:p w:rsidR="00ED4766" w:rsidRDefault="00ED4766" w:rsidP="00841795">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b/>
          <w:bCs/>
          <w:color w:val="7F0055"/>
          <w:sz w:val="20"/>
          <w:szCs w:val="20"/>
        </w:rPr>
        <w:t>super</w:t>
      </w:r>
      <w:r>
        <w:rPr>
          <w:rFonts w:ascii="Courier New" w:hAnsi="Courier New" w:cs="Courier New"/>
          <w:color w:val="000000"/>
          <w:sz w:val="20"/>
          <w:szCs w:val="20"/>
        </w:rPr>
        <w:t>.onDestroy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ED4766" w:rsidRDefault="00ED4766" w:rsidP="00841795">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ED4766" w:rsidRDefault="00ED4766" w:rsidP="00841795">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w:t>
      </w:r>
      <w:proofErr w:type="gramStart"/>
      <w:r>
        <w:rPr>
          <w:rFonts w:ascii="Courier New" w:hAnsi="Courier New" w:cs="Courier New"/>
          <w:color w:val="3F7F5F"/>
          <w:sz w:val="20"/>
          <w:szCs w:val="20"/>
        </w:rPr>
        <w:t>Disconnect</w:t>
      </w:r>
      <w:proofErr w:type="gramEnd"/>
      <w:r>
        <w:rPr>
          <w:rFonts w:ascii="Courier New" w:hAnsi="Courier New" w:cs="Courier New"/>
          <w:color w:val="3F7F5F"/>
          <w:sz w:val="20"/>
          <w:szCs w:val="20"/>
        </w:rPr>
        <w:t xml:space="preserve"> to prevent resource leaks. */</w:t>
      </w:r>
    </w:p>
    <w:p w:rsidR="00ED4766" w:rsidRDefault="00ED4766" w:rsidP="00841795">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C0"/>
          <w:sz w:val="20"/>
          <w:szCs w:val="20"/>
        </w:rPr>
        <w:t>pgm</w:t>
      </w:r>
      <w:r>
        <w:rPr>
          <w:rFonts w:ascii="Courier New" w:hAnsi="Courier New" w:cs="Courier New"/>
          <w:color w:val="000000"/>
          <w:sz w:val="20"/>
          <w:szCs w:val="20"/>
        </w:rPr>
        <w:t>.cleanup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sidR="00493642">
        <w:rPr>
          <w:rFonts w:ascii="Courier New" w:hAnsi="Courier New" w:cs="Courier New"/>
          <w:color w:val="000000"/>
          <w:sz w:val="20"/>
          <w:szCs w:val="20"/>
        </w:rPr>
        <w:t>;</w:t>
      </w:r>
    </w:p>
    <w:p w:rsidR="00FF1BEF" w:rsidRDefault="00ED4766" w:rsidP="00F4733C">
      <w:pPr>
        <w:shd w:val="clear" w:color="auto" w:fill="F2F2F2" w:themeFill="background1" w:themeFillShade="F2"/>
        <w:spacing w:after="0"/>
        <w:rPr>
          <w:rFonts w:ascii="Courier New" w:hAnsi="Courier New" w:cs="Courier New"/>
          <w:color w:val="000000"/>
          <w:sz w:val="20"/>
          <w:szCs w:val="20"/>
        </w:rPr>
      </w:pPr>
      <w:r>
        <w:rPr>
          <w:rFonts w:ascii="Courier New" w:hAnsi="Courier New" w:cs="Courier New"/>
          <w:color w:val="000000"/>
          <w:sz w:val="20"/>
          <w:szCs w:val="20"/>
        </w:rPr>
        <w:t>}</w:t>
      </w:r>
    </w:p>
    <w:p w:rsidR="00F4733C" w:rsidRDefault="00F4733C" w:rsidP="00F4733C">
      <w:pPr>
        <w:shd w:val="clear" w:color="auto" w:fill="FFFFFF" w:themeFill="background1"/>
        <w:spacing w:after="0"/>
        <w:rPr>
          <w:rFonts w:ascii="Courier New" w:hAnsi="Courier New" w:cs="Courier New"/>
          <w:color w:val="000000"/>
          <w:sz w:val="20"/>
          <w:szCs w:val="20"/>
        </w:rPr>
      </w:pPr>
    </w:p>
    <w:p w:rsidR="00297AD4" w:rsidRDefault="00297AD4" w:rsidP="00297AD4">
      <w:pPr>
        <w:pStyle w:val="Heading2"/>
      </w:pPr>
      <w:bookmarkStart w:id="71" w:name="_Toc342379512"/>
      <w:r>
        <w:t>Registering Modules</w:t>
      </w:r>
      <w:bookmarkEnd w:id="71"/>
    </w:p>
    <w:p w:rsidR="008D1D66" w:rsidRDefault="00297AD4" w:rsidP="00297AD4">
      <w:r>
        <w:tab/>
        <w:t xml:space="preserve">If your application would like to use modules that implement their own </w:t>
      </w:r>
      <w:proofErr w:type="spellStart"/>
      <w:r>
        <w:t>AllJoyn</w:t>
      </w:r>
      <w:proofErr w:type="spellEnd"/>
      <w:r>
        <w:t xml:space="preserve"> communication over the groups established by the </w:t>
      </w:r>
      <w:proofErr w:type="spellStart"/>
      <w:r>
        <w:t>PeerGroupManager</w:t>
      </w:r>
      <w:proofErr w:type="spellEnd"/>
      <w:r>
        <w:t xml:space="preserve"> then they must implement the </w:t>
      </w:r>
      <w:proofErr w:type="spellStart"/>
      <w:r>
        <w:t>PGModule</w:t>
      </w:r>
      <w:proofErr w:type="spellEnd"/>
      <w:r>
        <w:t xml:space="preserve"> interface and be registered with the </w:t>
      </w:r>
      <w:proofErr w:type="spellStart"/>
      <w:r>
        <w:t>PeerGroupManager</w:t>
      </w:r>
      <w:proofErr w:type="spellEnd"/>
      <w:r>
        <w:t>. Here is an example of how a module might be registered in a typical application:</w:t>
      </w:r>
    </w:p>
    <w:p w:rsidR="00297AD4" w:rsidRPr="00275394" w:rsidRDefault="00297AD4" w:rsidP="00297AD4">
      <w:pPr>
        <w:spacing w:after="0"/>
        <w:rPr>
          <w:b/>
        </w:rPr>
      </w:pPr>
      <w:r w:rsidRPr="00275394">
        <w:rPr>
          <w:b/>
        </w:rPr>
        <w:t xml:space="preserve">Define the module class to implement the </w:t>
      </w:r>
      <w:proofErr w:type="spellStart"/>
      <w:r w:rsidRPr="00275394">
        <w:rPr>
          <w:b/>
        </w:rPr>
        <w:t>PGModule</w:t>
      </w:r>
      <w:proofErr w:type="spellEnd"/>
      <w:r w:rsidRPr="00275394">
        <w:rPr>
          <w:b/>
        </w:rPr>
        <w:t xml:space="preserve"> interface:</w:t>
      </w:r>
    </w:p>
    <w:p w:rsidR="00297AD4" w:rsidRPr="00297AD4" w:rsidRDefault="00297AD4" w:rsidP="00297AD4">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proofErr w:type="gramStart"/>
      <w:r w:rsidRPr="00297AD4">
        <w:rPr>
          <w:rFonts w:ascii="Courier New" w:hAnsi="Courier New" w:cs="Courier New"/>
          <w:b/>
          <w:bCs/>
          <w:color w:val="7F0055"/>
          <w:sz w:val="20"/>
          <w:szCs w:val="20"/>
        </w:rPr>
        <w:t>public</w:t>
      </w:r>
      <w:proofErr w:type="gramEnd"/>
      <w:r w:rsidRPr="00297AD4">
        <w:rPr>
          <w:rFonts w:ascii="Courier New" w:hAnsi="Courier New" w:cs="Courier New"/>
          <w:color w:val="000000"/>
          <w:sz w:val="20"/>
          <w:szCs w:val="20"/>
        </w:rPr>
        <w:t xml:space="preserve"> </w:t>
      </w:r>
      <w:r w:rsidRPr="00297AD4">
        <w:rPr>
          <w:rFonts w:ascii="Courier New" w:hAnsi="Courier New" w:cs="Courier New"/>
          <w:b/>
          <w:bCs/>
          <w:color w:val="7F0055"/>
          <w:sz w:val="20"/>
          <w:szCs w:val="20"/>
        </w:rPr>
        <w:t>class</w:t>
      </w:r>
      <w:r w:rsidRPr="00297AD4">
        <w:rPr>
          <w:rFonts w:ascii="Courier New" w:hAnsi="Courier New" w:cs="Courier New"/>
          <w:color w:val="000000"/>
          <w:sz w:val="20"/>
          <w:szCs w:val="20"/>
        </w:rPr>
        <w:t xml:space="preserve"> </w:t>
      </w:r>
      <w:proofErr w:type="spellStart"/>
      <w:r w:rsidRPr="00297AD4">
        <w:rPr>
          <w:rFonts w:ascii="Courier New" w:hAnsi="Courier New" w:cs="Courier New"/>
          <w:color w:val="000000"/>
          <w:sz w:val="20"/>
          <w:szCs w:val="20"/>
        </w:rPr>
        <w:t>MyModule</w:t>
      </w:r>
      <w:proofErr w:type="spellEnd"/>
      <w:r w:rsidRPr="00297AD4">
        <w:rPr>
          <w:rFonts w:ascii="Courier New" w:hAnsi="Courier New" w:cs="Courier New"/>
          <w:color w:val="000000"/>
          <w:sz w:val="20"/>
          <w:szCs w:val="20"/>
        </w:rPr>
        <w:t xml:space="preserve"> </w:t>
      </w:r>
      <w:r w:rsidRPr="00297AD4">
        <w:rPr>
          <w:rFonts w:ascii="Courier New" w:hAnsi="Courier New" w:cs="Courier New"/>
          <w:b/>
          <w:bCs/>
          <w:color w:val="7F0055"/>
          <w:sz w:val="20"/>
          <w:szCs w:val="20"/>
        </w:rPr>
        <w:t>implements</w:t>
      </w:r>
      <w:r w:rsidRPr="00297AD4">
        <w:rPr>
          <w:rFonts w:ascii="Courier New" w:hAnsi="Courier New" w:cs="Courier New"/>
          <w:color w:val="000000"/>
          <w:sz w:val="20"/>
          <w:szCs w:val="20"/>
        </w:rPr>
        <w:t xml:space="preserve"> </w:t>
      </w:r>
      <w:proofErr w:type="spellStart"/>
      <w:r w:rsidRPr="00297AD4">
        <w:rPr>
          <w:rFonts w:ascii="Courier New" w:hAnsi="Courier New" w:cs="Courier New"/>
          <w:color w:val="000000"/>
          <w:sz w:val="20"/>
          <w:szCs w:val="20"/>
        </w:rPr>
        <w:t>PGModule</w:t>
      </w:r>
      <w:proofErr w:type="spellEnd"/>
      <w:r w:rsidRPr="00297AD4">
        <w:rPr>
          <w:rFonts w:ascii="Courier New" w:hAnsi="Courier New" w:cs="Courier New"/>
          <w:color w:val="000000"/>
          <w:sz w:val="20"/>
          <w:szCs w:val="20"/>
        </w:rPr>
        <w:t xml:space="preserve"> {</w:t>
      </w:r>
    </w:p>
    <w:p w:rsidR="00297AD4" w:rsidRPr="00297AD4" w:rsidRDefault="00297AD4" w:rsidP="00297AD4">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sidRPr="00297AD4">
        <w:rPr>
          <w:rFonts w:ascii="Courier New" w:hAnsi="Courier New" w:cs="Courier New"/>
          <w:color w:val="000000"/>
          <w:sz w:val="20"/>
          <w:szCs w:val="20"/>
        </w:rPr>
        <w:t xml:space="preserve">    </w:t>
      </w:r>
      <w:proofErr w:type="gramStart"/>
      <w:r w:rsidRPr="00297AD4">
        <w:rPr>
          <w:rFonts w:ascii="Courier New" w:hAnsi="Courier New" w:cs="Courier New"/>
          <w:b/>
          <w:bCs/>
          <w:color w:val="7F0055"/>
          <w:sz w:val="20"/>
          <w:szCs w:val="20"/>
        </w:rPr>
        <w:t>private</w:t>
      </w:r>
      <w:proofErr w:type="gramEnd"/>
      <w:r w:rsidRPr="00297AD4">
        <w:rPr>
          <w:rFonts w:ascii="Courier New" w:hAnsi="Courier New" w:cs="Courier New"/>
          <w:color w:val="000000"/>
          <w:sz w:val="20"/>
          <w:szCs w:val="20"/>
        </w:rPr>
        <w:t xml:space="preserve"> </w:t>
      </w:r>
      <w:proofErr w:type="spellStart"/>
      <w:r w:rsidRPr="00297AD4">
        <w:rPr>
          <w:rFonts w:ascii="Courier New" w:hAnsi="Courier New" w:cs="Courier New"/>
          <w:color w:val="000000"/>
          <w:sz w:val="20"/>
          <w:szCs w:val="20"/>
        </w:rPr>
        <w:t>BusAttachment</w:t>
      </w:r>
      <w:proofErr w:type="spellEnd"/>
      <w:r w:rsidRPr="00297AD4">
        <w:rPr>
          <w:rFonts w:ascii="Courier New" w:hAnsi="Courier New" w:cs="Courier New"/>
          <w:color w:val="000000"/>
          <w:sz w:val="20"/>
          <w:szCs w:val="20"/>
        </w:rPr>
        <w:t xml:space="preserve"> </w:t>
      </w:r>
      <w:r w:rsidRPr="00297AD4">
        <w:rPr>
          <w:rFonts w:ascii="Courier New" w:hAnsi="Courier New" w:cs="Courier New"/>
          <w:color w:val="0000C0"/>
          <w:sz w:val="20"/>
          <w:szCs w:val="20"/>
        </w:rPr>
        <w:t>bus</w:t>
      </w:r>
      <w:r w:rsidRPr="00297AD4">
        <w:rPr>
          <w:rFonts w:ascii="Courier New" w:hAnsi="Courier New" w:cs="Courier New"/>
          <w:color w:val="000000"/>
          <w:sz w:val="20"/>
          <w:szCs w:val="20"/>
        </w:rPr>
        <w:t>;</w:t>
      </w:r>
    </w:p>
    <w:p w:rsidR="00297AD4" w:rsidRPr="00297AD4" w:rsidRDefault="00297AD4" w:rsidP="00297AD4">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sidRPr="00297AD4">
        <w:rPr>
          <w:rFonts w:ascii="Courier New" w:hAnsi="Courier New" w:cs="Courier New"/>
          <w:color w:val="000000"/>
          <w:sz w:val="20"/>
          <w:szCs w:val="20"/>
        </w:rPr>
        <w:t xml:space="preserve">    </w:t>
      </w:r>
      <w:proofErr w:type="gramStart"/>
      <w:r w:rsidRPr="00297AD4">
        <w:rPr>
          <w:rFonts w:ascii="Courier New" w:hAnsi="Courier New" w:cs="Courier New"/>
          <w:b/>
          <w:bCs/>
          <w:color w:val="7F0055"/>
          <w:sz w:val="20"/>
          <w:szCs w:val="20"/>
        </w:rPr>
        <w:t>private</w:t>
      </w:r>
      <w:proofErr w:type="gramEnd"/>
      <w:r w:rsidRPr="00297AD4">
        <w:rPr>
          <w:rFonts w:ascii="Courier New" w:hAnsi="Courier New" w:cs="Courier New"/>
          <w:color w:val="000000"/>
          <w:sz w:val="20"/>
          <w:szCs w:val="20"/>
        </w:rPr>
        <w:t xml:space="preserve"> </w:t>
      </w:r>
      <w:proofErr w:type="spellStart"/>
      <w:r w:rsidRPr="00297AD4">
        <w:rPr>
          <w:rFonts w:ascii="Courier New" w:hAnsi="Courier New" w:cs="Courier New"/>
          <w:b/>
          <w:bCs/>
          <w:color w:val="7F0055"/>
          <w:sz w:val="20"/>
          <w:szCs w:val="20"/>
        </w:rPr>
        <w:t>int</w:t>
      </w:r>
      <w:proofErr w:type="spellEnd"/>
      <w:r w:rsidRPr="00297AD4">
        <w:rPr>
          <w:rFonts w:ascii="Courier New" w:hAnsi="Courier New" w:cs="Courier New"/>
          <w:color w:val="000000"/>
          <w:sz w:val="20"/>
          <w:szCs w:val="20"/>
        </w:rPr>
        <w:t xml:space="preserve"> </w:t>
      </w:r>
      <w:proofErr w:type="spellStart"/>
      <w:r w:rsidRPr="00297AD4">
        <w:rPr>
          <w:rFonts w:ascii="Courier New" w:hAnsi="Courier New" w:cs="Courier New"/>
          <w:color w:val="0000C0"/>
          <w:sz w:val="20"/>
          <w:szCs w:val="20"/>
        </w:rPr>
        <w:t>sessionId</w:t>
      </w:r>
      <w:proofErr w:type="spellEnd"/>
    </w:p>
    <w:p w:rsidR="00297AD4" w:rsidRPr="00297AD4" w:rsidRDefault="00297AD4" w:rsidP="00297AD4">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sidRPr="00297AD4">
        <w:rPr>
          <w:rFonts w:ascii="Courier New" w:hAnsi="Courier New" w:cs="Courier New"/>
          <w:color w:val="000000"/>
          <w:sz w:val="20"/>
          <w:szCs w:val="20"/>
        </w:rPr>
        <w:t xml:space="preserve">    …</w:t>
      </w:r>
    </w:p>
    <w:p w:rsidR="00297AD4" w:rsidRPr="00297AD4" w:rsidRDefault="00297AD4" w:rsidP="00297AD4">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sidRPr="00297AD4">
        <w:rPr>
          <w:rFonts w:ascii="Courier New" w:hAnsi="Courier New" w:cs="Courier New"/>
          <w:color w:val="000000"/>
          <w:sz w:val="20"/>
          <w:szCs w:val="20"/>
        </w:rPr>
        <w:t xml:space="preserve">    </w:t>
      </w:r>
      <w:r w:rsidRPr="00297AD4">
        <w:rPr>
          <w:rFonts w:ascii="Courier New" w:hAnsi="Courier New" w:cs="Courier New"/>
          <w:color w:val="646464"/>
          <w:sz w:val="20"/>
          <w:szCs w:val="20"/>
        </w:rPr>
        <w:t>@</w:t>
      </w:r>
      <w:r w:rsidRPr="00297AD4">
        <w:rPr>
          <w:rFonts w:ascii="Courier New" w:hAnsi="Courier New" w:cs="Courier New"/>
          <w:color w:val="000000"/>
          <w:sz w:val="20"/>
          <w:szCs w:val="20"/>
        </w:rPr>
        <w:t>Override</w:t>
      </w:r>
    </w:p>
    <w:p w:rsidR="00297AD4" w:rsidRPr="00297AD4" w:rsidRDefault="00297AD4" w:rsidP="00297AD4">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sidRPr="00297AD4">
        <w:rPr>
          <w:rFonts w:ascii="Courier New" w:hAnsi="Courier New" w:cs="Courier New"/>
          <w:color w:val="000000"/>
          <w:sz w:val="20"/>
          <w:szCs w:val="20"/>
        </w:rPr>
        <w:t xml:space="preserve">    Status </w:t>
      </w:r>
      <w:proofErr w:type="gramStart"/>
      <w:r w:rsidRPr="00297AD4">
        <w:rPr>
          <w:rFonts w:ascii="Courier New" w:hAnsi="Courier New" w:cs="Courier New"/>
          <w:color w:val="000000"/>
          <w:sz w:val="20"/>
          <w:szCs w:val="20"/>
        </w:rPr>
        <w:t>register(</w:t>
      </w:r>
      <w:proofErr w:type="spellStart"/>
      <w:proofErr w:type="gramEnd"/>
      <w:r w:rsidRPr="00297AD4">
        <w:rPr>
          <w:rFonts w:ascii="Courier New" w:hAnsi="Courier New" w:cs="Courier New"/>
          <w:color w:val="000000"/>
          <w:sz w:val="20"/>
          <w:szCs w:val="20"/>
        </w:rPr>
        <w:t>BusAttachment</w:t>
      </w:r>
      <w:proofErr w:type="spellEnd"/>
      <w:r w:rsidRPr="00297AD4">
        <w:rPr>
          <w:rFonts w:ascii="Courier New" w:hAnsi="Courier New" w:cs="Courier New"/>
          <w:color w:val="000000"/>
          <w:sz w:val="20"/>
          <w:szCs w:val="20"/>
        </w:rPr>
        <w:t xml:space="preserve"> bus, </w:t>
      </w:r>
      <w:proofErr w:type="spellStart"/>
      <w:r w:rsidRPr="00297AD4">
        <w:rPr>
          <w:rFonts w:ascii="Courier New" w:hAnsi="Courier New" w:cs="Courier New"/>
          <w:b/>
          <w:bCs/>
          <w:color w:val="7F0055"/>
          <w:sz w:val="20"/>
          <w:szCs w:val="20"/>
        </w:rPr>
        <w:t>int</w:t>
      </w:r>
      <w:proofErr w:type="spellEnd"/>
      <w:r w:rsidRPr="00297AD4">
        <w:rPr>
          <w:rFonts w:ascii="Courier New" w:hAnsi="Courier New" w:cs="Courier New"/>
          <w:color w:val="000000"/>
          <w:sz w:val="20"/>
          <w:szCs w:val="20"/>
        </w:rPr>
        <w:t xml:space="preserve"> </w:t>
      </w:r>
      <w:proofErr w:type="spellStart"/>
      <w:r w:rsidRPr="00297AD4">
        <w:rPr>
          <w:rFonts w:ascii="Courier New" w:hAnsi="Courier New" w:cs="Courier New"/>
          <w:color w:val="000000"/>
          <w:sz w:val="20"/>
          <w:szCs w:val="20"/>
        </w:rPr>
        <w:t>sessionId</w:t>
      </w:r>
      <w:proofErr w:type="spellEnd"/>
      <w:r w:rsidRPr="00297AD4">
        <w:rPr>
          <w:rFonts w:ascii="Courier New" w:hAnsi="Courier New" w:cs="Courier New"/>
          <w:color w:val="000000"/>
          <w:sz w:val="20"/>
          <w:szCs w:val="20"/>
        </w:rPr>
        <w:t>) {</w:t>
      </w:r>
    </w:p>
    <w:p w:rsidR="00297AD4" w:rsidRPr="00297AD4" w:rsidRDefault="00297AD4" w:rsidP="00297AD4">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sidRPr="00297AD4">
        <w:rPr>
          <w:rFonts w:ascii="Courier New" w:hAnsi="Courier New" w:cs="Courier New"/>
          <w:color w:val="000000"/>
          <w:sz w:val="20"/>
          <w:szCs w:val="20"/>
        </w:rPr>
        <w:t xml:space="preserve">        </w:t>
      </w:r>
      <w:proofErr w:type="spellStart"/>
      <w:r w:rsidRPr="00297AD4">
        <w:rPr>
          <w:rFonts w:ascii="Courier New" w:hAnsi="Courier New" w:cs="Courier New"/>
          <w:b/>
          <w:bCs/>
          <w:color w:val="7F0055"/>
          <w:sz w:val="20"/>
          <w:szCs w:val="20"/>
        </w:rPr>
        <w:t>this</w:t>
      </w:r>
      <w:r w:rsidRPr="00297AD4">
        <w:rPr>
          <w:rFonts w:ascii="Courier New" w:hAnsi="Courier New" w:cs="Courier New"/>
          <w:color w:val="000000"/>
          <w:sz w:val="20"/>
          <w:szCs w:val="20"/>
        </w:rPr>
        <w:t>.bus</w:t>
      </w:r>
      <w:proofErr w:type="spellEnd"/>
      <w:r w:rsidRPr="00297AD4">
        <w:rPr>
          <w:rFonts w:ascii="Courier New" w:hAnsi="Courier New" w:cs="Courier New"/>
          <w:color w:val="000000"/>
          <w:sz w:val="20"/>
          <w:szCs w:val="20"/>
        </w:rPr>
        <w:t xml:space="preserve"> = bus;</w:t>
      </w:r>
    </w:p>
    <w:p w:rsidR="00297AD4" w:rsidRPr="00297AD4" w:rsidRDefault="00297AD4" w:rsidP="00297AD4">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sidRPr="00297AD4">
        <w:rPr>
          <w:rFonts w:ascii="Courier New" w:hAnsi="Courier New" w:cs="Courier New"/>
          <w:color w:val="000000"/>
          <w:sz w:val="20"/>
          <w:szCs w:val="20"/>
        </w:rPr>
        <w:t xml:space="preserve">        </w:t>
      </w:r>
      <w:proofErr w:type="spellStart"/>
      <w:r w:rsidRPr="00297AD4">
        <w:rPr>
          <w:rFonts w:ascii="Courier New" w:hAnsi="Courier New" w:cs="Courier New"/>
          <w:b/>
          <w:bCs/>
          <w:color w:val="7F0055"/>
          <w:sz w:val="20"/>
          <w:szCs w:val="20"/>
        </w:rPr>
        <w:t>this</w:t>
      </w:r>
      <w:r w:rsidRPr="00297AD4">
        <w:rPr>
          <w:rFonts w:ascii="Courier New" w:hAnsi="Courier New" w:cs="Courier New"/>
          <w:color w:val="000000"/>
          <w:sz w:val="20"/>
          <w:szCs w:val="20"/>
        </w:rPr>
        <w:t>.sessionId</w:t>
      </w:r>
      <w:proofErr w:type="spellEnd"/>
      <w:r w:rsidRPr="00297AD4">
        <w:rPr>
          <w:rFonts w:ascii="Courier New" w:hAnsi="Courier New" w:cs="Courier New"/>
          <w:color w:val="000000"/>
          <w:sz w:val="20"/>
          <w:szCs w:val="20"/>
        </w:rPr>
        <w:t xml:space="preserve"> = </w:t>
      </w:r>
      <w:proofErr w:type="spellStart"/>
      <w:r w:rsidRPr="00297AD4">
        <w:rPr>
          <w:rFonts w:ascii="Courier New" w:hAnsi="Courier New" w:cs="Courier New"/>
          <w:color w:val="000000"/>
          <w:sz w:val="20"/>
          <w:szCs w:val="20"/>
        </w:rPr>
        <w:t>sessionId</w:t>
      </w:r>
      <w:proofErr w:type="spellEnd"/>
      <w:r w:rsidRPr="00297AD4">
        <w:rPr>
          <w:rFonts w:ascii="Courier New" w:hAnsi="Courier New" w:cs="Courier New"/>
          <w:color w:val="000000"/>
          <w:sz w:val="20"/>
          <w:szCs w:val="20"/>
        </w:rPr>
        <w:t>;</w:t>
      </w:r>
    </w:p>
    <w:p w:rsidR="00297AD4" w:rsidRPr="00297AD4" w:rsidRDefault="00297AD4" w:rsidP="00297AD4">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sidRPr="00297AD4">
        <w:rPr>
          <w:rFonts w:ascii="Courier New" w:hAnsi="Courier New" w:cs="Courier New"/>
          <w:color w:val="000000"/>
          <w:sz w:val="20"/>
          <w:szCs w:val="20"/>
        </w:rPr>
        <w:t xml:space="preserve">        …</w:t>
      </w:r>
    </w:p>
    <w:p w:rsidR="00297AD4" w:rsidRPr="00297AD4" w:rsidRDefault="00297AD4" w:rsidP="00297AD4">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sidRPr="00297AD4">
        <w:rPr>
          <w:rFonts w:ascii="Courier New" w:hAnsi="Courier New" w:cs="Courier New"/>
          <w:color w:val="000000"/>
          <w:sz w:val="20"/>
          <w:szCs w:val="20"/>
        </w:rPr>
        <w:t xml:space="preserve">    }</w:t>
      </w:r>
    </w:p>
    <w:p w:rsidR="00297AD4" w:rsidRPr="00297AD4" w:rsidRDefault="00297AD4" w:rsidP="00297AD4">
      <w:pPr>
        <w:shd w:val="clear" w:color="auto" w:fill="F2F2F2" w:themeFill="background1" w:themeFillShade="F2"/>
        <w:rPr>
          <w:rFonts w:ascii="Courier New" w:hAnsi="Courier New" w:cs="Courier New"/>
          <w:color w:val="000000"/>
          <w:sz w:val="20"/>
          <w:szCs w:val="20"/>
        </w:rPr>
      </w:pPr>
      <w:r w:rsidRPr="00297AD4">
        <w:rPr>
          <w:rFonts w:ascii="Courier New" w:hAnsi="Courier New" w:cs="Courier New"/>
          <w:color w:val="000000"/>
          <w:sz w:val="20"/>
          <w:szCs w:val="20"/>
        </w:rPr>
        <w:t>}</w:t>
      </w:r>
    </w:p>
    <w:p w:rsidR="00297AD4" w:rsidRPr="00275394" w:rsidRDefault="00297AD4" w:rsidP="00297AD4">
      <w:pPr>
        <w:spacing w:after="0"/>
        <w:rPr>
          <w:b/>
        </w:rPr>
      </w:pPr>
      <w:r w:rsidRPr="00275394">
        <w:rPr>
          <w:b/>
        </w:rPr>
        <w:t xml:space="preserve">In the activity file, create your </w:t>
      </w:r>
      <w:proofErr w:type="spellStart"/>
      <w:r w:rsidRPr="00275394">
        <w:rPr>
          <w:b/>
        </w:rPr>
        <w:t>PeerGroupManager</w:t>
      </w:r>
      <w:proofErr w:type="spellEnd"/>
      <w:r w:rsidRPr="00275394">
        <w:rPr>
          <w:b/>
        </w:rPr>
        <w:t>, set up a group, and then register your module:</w:t>
      </w:r>
    </w:p>
    <w:p w:rsidR="00297AD4" w:rsidRPr="00275394" w:rsidRDefault="00297AD4" w:rsidP="00297AD4">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proofErr w:type="gramStart"/>
      <w:r w:rsidRPr="00275394">
        <w:rPr>
          <w:rFonts w:ascii="Courier New" w:hAnsi="Courier New" w:cs="Courier New"/>
          <w:b/>
          <w:bCs/>
          <w:color w:val="7F0055"/>
          <w:sz w:val="20"/>
          <w:szCs w:val="20"/>
        </w:rPr>
        <w:t>public</w:t>
      </w:r>
      <w:proofErr w:type="gramEnd"/>
      <w:r w:rsidRPr="00275394">
        <w:rPr>
          <w:rFonts w:ascii="Courier New" w:hAnsi="Courier New" w:cs="Courier New"/>
          <w:color w:val="000000"/>
          <w:sz w:val="20"/>
          <w:szCs w:val="20"/>
        </w:rPr>
        <w:t xml:space="preserve"> </w:t>
      </w:r>
      <w:r w:rsidRPr="00275394">
        <w:rPr>
          <w:rFonts w:ascii="Courier New" w:hAnsi="Courier New" w:cs="Courier New"/>
          <w:b/>
          <w:bCs/>
          <w:color w:val="7F0055"/>
          <w:sz w:val="20"/>
          <w:szCs w:val="20"/>
        </w:rPr>
        <w:t>class</w:t>
      </w:r>
      <w:r w:rsidRPr="00275394">
        <w:rPr>
          <w:rFonts w:ascii="Courier New" w:hAnsi="Courier New" w:cs="Courier New"/>
          <w:color w:val="000000"/>
          <w:sz w:val="20"/>
          <w:szCs w:val="20"/>
        </w:rPr>
        <w:t xml:space="preserve"> </w:t>
      </w:r>
      <w:proofErr w:type="spellStart"/>
      <w:r w:rsidRPr="00275394">
        <w:rPr>
          <w:rFonts w:ascii="Courier New" w:hAnsi="Courier New" w:cs="Courier New"/>
          <w:color w:val="000000"/>
          <w:sz w:val="20"/>
          <w:szCs w:val="20"/>
        </w:rPr>
        <w:t>MainActivity</w:t>
      </w:r>
      <w:proofErr w:type="spellEnd"/>
      <w:r w:rsidRPr="00275394">
        <w:rPr>
          <w:rFonts w:ascii="Courier New" w:hAnsi="Courier New" w:cs="Courier New"/>
          <w:color w:val="000000"/>
          <w:sz w:val="20"/>
          <w:szCs w:val="20"/>
        </w:rPr>
        <w:t xml:space="preserve"> </w:t>
      </w:r>
      <w:r w:rsidRPr="00275394">
        <w:rPr>
          <w:rFonts w:ascii="Courier New" w:hAnsi="Courier New" w:cs="Courier New"/>
          <w:b/>
          <w:bCs/>
          <w:color w:val="7F0055"/>
          <w:sz w:val="20"/>
          <w:szCs w:val="20"/>
        </w:rPr>
        <w:t>extends</w:t>
      </w:r>
      <w:r w:rsidRPr="00275394">
        <w:rPr>
          <w:rFonts w:ascii="Courier New" w:hAnsi="Courier New" w:cs="Courier New"/>
          <w:color w:val="000000"/>
          <w:sz w:val="20"/>
          <w:szCs w:val="20"/>
        </w:rPr>
        <w:t xml:space="preserve"> Activity {</w:t>
      </w:r>
    </w:p>
    <w:p w:rsidR="00297AD4" w:rsidRPr="00275394" w:rsidRDefault="00297AD4" w:rsidP="00297AD4">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sidRPr="00275394">
        <w:rPr>
          <w:rFonts w:ascii="Courier New" w:hAnsi="Courier New" w:cs="Courier New"/>
          <w:color w:val="000000"/>
          <w:sz w:val="20"/>
          <w:szCs w:val="20"/>
        </w:rPr>
        <w:t xml:space="preserve">    …</w:t>
      </w:r>
    </w:p>
    <w:p w:rsidR="00297AD4" w:rsidRPr="00275394" w:rsidRDefault="00297AD4" w:rsidP="00297AD4">
      <w:pPr>
        <w:shd w:val="clear" w:color="auto" w:fill="F2F2F2" w:themeFill="background1" w:themeFillShade="F2"/>
        <w:autoSpaceDE w:val="0"/>
        <w:autoSpaceDN w:val="0"/>
        <w:adjustRightInd w:val="0"/>
        <w:spacing w:after="0" w:line="240" w:lineRule="auto"/>
        <w:rPr>
          <w:rFonts w:ascii="Courier New" w:hAnsi="Courier New" w:cs="Courier New"/>
          <w:color w:val="000000"/>
          <w:sz w:val="20"/>
          <w:szCs w:val="20"/>
        </w:rPr>
      </w:pPr>
      <w:r w:rsidRPr="00275394">
        <w:rPr>
          <w:rFonts w:ascii="Courier New" w:hAnsi="Courier New" w:cs="Courier New"/>
          <w:color w:val="000000"/>
          <w:sz w:val="20"/>
          <w:szCs w:val="20"/>
        </w:rPr>
        <w:t xml:space="preserve">    </w:t>
      </w:r>
      <w:proofErr w:type="spellStart"/>
      <w:r w:rsidRPr="00275394">
        <w:rPr>
          <w:rFonts w:ascii="Courier New" w:hAnsi="Courier New" w:cs="Courier New"/>
          <w:color w:val="000000"/>
          <w:sz w:val="20"/>
          <w:szCs w:val="20"/>
        </w:rPr>
        <w:t>PeerGroupManager</w:t>
      </w:r>
      <w:proofErr w:type="spellEnd"/>
      <w:r w:rsidRPr="00275394">
        <w:rPr>
          <w:rFonts w:ascii="Courier New" w:hAnsi="Courier New" w:cs="Courier New"/>
          <w:color w:val="000000"/>
          <w:sz w:val="20"/>
          <w:szCs w:val="20"/>
        </w:rPr>
        <w:t xml:space="preserve"> </w:t>
      </w:r>
      <w:proofErr w:type="spellStart"/>
      <w:r w:rsidRPr="00275394">
        <w:rPr>
          <w:rFonts w:ascii="Courier New" w:hAnsi="Courier New" w:cs="Courier New"/>
          <w:color w:val="000000"/>
          <w:sz w:val="20"/>
          <w:szCs w:val="20"/>
        </w:rPr>
        <w:t>pgm</w:t>
      </w:r>
      <w:proofErr w:type="spellEnd"/>
      <w:r w:rsidRPr="00275394">
        <w:rPr>
          <w:rFonts w:ascii="Courier New" w:hAnsi="Courier New" w:cs="Courier New"/>
          <w:color w:val="000000"/>
          <w:sz w:val="20"/>
          <w:szCs w:val="20"/>
        </w:rPr>
        <w:t xml:space="preserve"> = </w:t>
      </w:r>
      <w:r w:rsidRPr="00275394">
        <w:rPr>
          <w:rFonts w:ascii="Courier New" w:hAnsi="Courier New" w:cs="Courier New"/>
          <w:b/>
          <w:bCs/>
          <w:color w:val="7F0055"/>
          <w:sz w:val="20"/>
          <w:szCs w:val="20"/>
        </w:rPr>
        <w:t>new</w:t>
      </w:r>
      <w:r w:rsidRPr="00275394">
        <w:rPr>
          <w:rFonts w:ascii="Courier New" w:hAnsi="Courier New" w:cs="Courier New"/>
          <w:color w:val="000000"/>
          <w:sz w:val="20"/>
          <w:szCs w:val="20"/>
        </w:rPr>
        <w:t xml:space="preserve"> </w:t>
      </w:r>
      <w:proofErr w:type="spellStart"/>
      <w:proofErr w:type="gramStart"/>
      <w:r w:rsidRPr="00275394">
        <w:rPr>
          <w:rFonts w:ascii="Courier New" w:hAnsi="Courier New" w:cs="Courier New"/>
          <w:color w:val="000000"/>
          <w:sz w:val="20"/>
          <w:szCs w:val="20"/>
        </w:rPr>
        <w:t>PeerGroupManager</w:t>
      </w:r>
      <w:proofErr w:type="spellEnd"/>
      <w:r w:rsidRPr="00275394">
        <w:rPr>
          <w:rFonts w:ascii="Courier New" w:hAnsi="Courier New" w:cs="Courier New"/>
          <w:color w:val="000000"/>
          <w:sz w:val="20"/>
          <w:szCs w:val="20"/>
        </w:rPr>
        <w:t>(</w:t>
      </w:r>
      <w:proofErr w:type="gramEnd"/>
      <w:r w:rsidRPr="00275394">
        <w:rPr>
          <w:rFonts w:ascii="Courier New" w:hAnsi="Courier New" w:cs="Courier New"/>
          <w:color w:val="000000"/>
          <w:sz w:val="20"/>
          <w:szCs w:val="20"/>
        </w:rPr>
        <w:t>“</w:t>
      </w:r>
      <w:proofErr w:type="spellStart"/>
      <w:r w:rsidRPr="00275394">
        <w:rPr>
          <w:rFonts w:ascii="Courier New" w:hAnsi="Courier New" w:cs="Courier New"/>
          <w:color w:val="000000"/>
          <w:sz w:val="20"/>
          <w:szCs w:val="20"/>
        </w:rPr>
        <w:t>org.aj.myApp</w:t>
      </w:r>
      <w:proofErr w:type="spellEnd"/>
      <w:r w:rsidRPr="00275394">
        <w:rPr>
          <w:rFonts w:ascii="Courier New" w:hAnsi="Courier New" w:cs="Courier New"/>
          <w:color w:val="000000"/>
          <w:sz w:val="20"/>
          <w:szCs w:val="20"/>
        </w:rPr>
        <w:t xml:space="preserve">”, </w:t>
      </w:r>
    </w:p>
    <w:p w:rsidR="00297AD4" w:rsidRPr="00275394" w:rsidRDefault="00297AD4" w:rsidP="00297AD4">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sidRPr="00275394">
        <w:rPr>
          <w:rFonts w:ascii="Courier New" w:hAnsi="Courier New" w:cs="Courier New"/>
          <w:color w:val="000000"/>
          <w:sz w:val="20"/>
          <w:szCs w:val="20"/>
        </w:rPr>
        <w:t xml:space="preserve">                                                </w:t>
      </w:r>
      <w:proofErr w:type="spellStart"/>
      <w:proofErr w:type="gramStart"/>
      <w:r w:rsidRPr="00275394">
        <w:rPr>
          <w:rFonts w:ascii="Courier New" w:hAnsi="Courier New" w:cs="Courier New"/>
          <w:color w:val="000000"/>
          <w:sz w:val="20"/>
          <w:szCs w:val="20"/>
        </w:rPr>
        <w:t>pgListener</w:t>
      </w:r>
      <w:proofErr w:type="spellEnd"/>
      <w:proofErr w:type="gramEnd"/>
      <w:r w:rsidRPr="00275394">
        <w:rPr>
          <w:rFonts w:ascii="Courier New" w:hAnsi="Courier New" w:cs="Courier New"/>
          <w:color w:val="000000"/>
          <w:sz w:val="20"/>
          <w:szCs w:val="20"/>
        </w:rPr>
        <w:t xml:space="preserve">, </w:t>
      </w:r>
      <w:proofErr w:type="spellStart"/>
      <w:r w:rsidRPr="00275394">
        <w:rPr>
          <w:rFonts w:ascii="Courier New" w:hAnsi="Courier New" w:cs="Courier New"/>
          <w:color w:val="000000"/>
          <w:sz w:val="20"/>
          <w:szCs w:val="20"/>
        </w:rPr>
        <w:t>busObjects</w:t>
      </w:r>
      <w:proofErr w:type="spellEnd"/>
      <w:r w:rsidRPr="00275394">
        <w:rPr>
          <w:rFonts w:ascii="Courier New" w:hAnsi="Courier New" w:cs="Courier New"/>
          <w:color w:val="000000"/>
          <w:sz w:val="20"/>
          <w:szCs w:val="20"/>
        </w:rPr>
        <w:t>);</w:t>
      </w:r>
    </w:p>
    <w:p w:rsidR="00297AD4" w:rsidRPr="00275394" w:rsidRDefault="00297AD4" w:rsidP="00297AD4">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sidRPr="00275394">
        <w:rPr>
          <w:rFonts w:ascii="Courier New" w:hAnsi="Courier New" w:cs="Courier New"/>
          <w:color w:val="000000"/>
          <w:sz w:val="20"/>
          <w:szCs w:val="20"/>
        </w:rPr>
        <w:t xml:space="preserve">    </w:t>
      </w:r>
      <w:proofErr w:type="spellStart"/>
      <w:r w:rsidRPr="00275394">
        <w:rPr>
          <w:rFonts w:ascii="Courier New" w:hAnsi="Courier New" w:cs="Courier New"/>
          <w:color w:val="000000"/>
          <w:sz w:val="20"/>
          <w:szCs w:val="20"/>
        </w:rPr>
        <w:t>MyModule</w:t>
      </w:r>
      <w:proofErr w:type="spellEnd"/>
      <w:r w:rsidRPr="00275394">
        <w:rPr>
          <w:rFonts w:ascii="Courier New" w:hAnsi="Courier New" w:cs="Courier New"/>
          <w:color w:val="000000"/>
          <w:sz w:val="20"/>
          <w:szCs w:val="20"/>
        </w:rPr>
        <w:t xml:space="preserve"> </w:t>
      </w:r>
      <w:r w:rsidRPr="00275394">
        <w:rPr>
          <w:rFonts w:ascii="Courier New" w:hAnsi="Courier New" w:cs="Courier New"/>
          <w:color w:val="0000C0"/>
          <w:sz w:val="20"/>
          <w:szCs w:val="20"/>
        </w:rPr>
        <w:t>module</w:t>
      </w:r>
      <w:r w:rsidRPr="00275394">
        <w:rPr>
          <w:rFonts w:ascii="Courier New" w:hAnsi="Courier New" w:cs="Courier New"/>
          <w:color w:val="000000"/>
          <w:sz w:val="20"/>
          <w:szCs w:val="20"/>
        </w:rPr>
        <w:t xml:space="preserve"> = </w:t>
      </w:r>
      <w:r w:rsidRPr="00275394">
        <w:rPr>
          <w:rFonts w:ascii="Courier New" w:hAnsi="Courier New" w:cs="Courier New"/>
          <w:b/>
          <w:bCs/>
          <w:color w:val="7F0055"/>
          <w:sz w:val="20"/>
          <w:szCs w:val="20"/>
        </w:rPr>
        <w:t>new</w:t>
      </w:r>
      <w:r w:rsidRPr="00275394">
        <w:rPr>
          <w:rFonts w:ascii="Courier New" w:hAnsi="Courier New" w:cs="Courier New"/>
          <w:color w:val="000000"/>
          <w:sz w:val="20"/>
          <w:szCs w:val="20"/>
        </w:rPr>
        <w:t xml:space="preserve"> </w:t>
      </w:r>
      <w:proofErr w:type="spellStart"/>
      <w:proofErr w:type="gramStart"/>
      <w:r w:rsidRPr="00275394">
        <w:rPr>
          <w:rFonts w:ascii="Courier New" w:hAnsi="Courier New" w:cs="Courier New"/>
          <w:color w:val="000000"/>
          <w:sz w:val="20"/>
          <w:szCs w:val="20"/>
        </w:rPr>
        <w:t>MyModule</w:t>
      </w:r>
      <w:proofErr w:type="spellEnd"/>
      <w:r w:rsidRPr="00275394">
        <w:rPr>
          <w:rFonts w:ascii="Courier New" w:hAnsi="Courier New" w:cs="Courier New"/>
          <w:color w:val="000000"/>
          <w:sz w:val="20"/>
          <w:szCs w:val="20"/>
        </w:rPr>
        <w:t>(</w:t>
      </w:r>
      <w:proofErr w:type="gramEnd"/>
      <w:r w:rsidRPr="00275394">
        <w:rPr>
          <w:rFonts w:ascii="Courier New" w:hAnsi="Courier New" w:cs="Courier New"/>
          <w:color w:val="000000"/>
          <w:sz w:val="20"/>
          <w:szCs w:val="20"/>
        </w:rPr>
        <w:t>);</w:t>
      </w:r>
    </w:p>
    <w:p w:rsidR="00297AD4" w:rsidRPr="00275394" w:rsidRDefault="00297AD4" w:rsidP="00297AD4">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sidRPr="00275394">
        <w:rPr>
          <w:rFonts w:ascii="Courier New" w:hAnsi="Courier New" w:cs="Courier New"/>
          <w:color w:val="000000"/>
          <w:sz w:val="20"/>
          <w:szCs w:val="20"/>
        </w:rPr>
        <w:t xml:space="preserve">    </w:t>
      </w:r>
      <w:proofErr w:type="spellStart"/>
      <w:proofErr w:type="gramStart"/>
      <w:r w:rsidRPr="00275394">
        <w:rPr>
          <w:rFonts w:ascii="Courier New" w:hAnsi="Courier New" w:cs="Courier New"/>
          <w:color w:val="000000"/>
          <w:sz w:val="20"/>
          <w:szCs w:val="20"/>
        </w:rPr>
        <w:t>pgm.createGroup</w:t>
      </w:r>
      <w:proofErr w:type="spellEnd"/>
      <w:r w:rsidRPr="00275394">
        <w:rPr>
          <w:rFonts w:ascii="Courier New" w:hAnsi="Courier New" w:cs="Courier New"/>
          <w:color w:val="000000"/>
          <w:sz w:val="20"/>
          <w:szCs w:val="20"/>
        </w:rPr>
        <w:t>(</w:t>
      </w:r>
      <w:proofErr w:type="gramEnd"/>
      <w:r w:rsidRPr="00275394">
        <w:rPr>
          <w:rFonts w:ascii="Courier New" w:hAnsi="Courier New" w:cs="Courier New"/>
          <w:color w:val="000000"/>
          <w:sz w:val="20"/>
          <w:szCs w:val="20"/>
        </w:rPr>
        <w:t>“main”);</w:t>
      </w:r>
    </w:p>
    <w:p w:rsidR="00297AD4" w:rsidRPr="00275394" w:rsidRDefault="00297AD4" w:rsidP="00297AD4">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sidRPr="00275394">
        <w:rPr>
          <w:rFonts w:ascii="Courier New" w:hAnsi="Courier New" w:cs="Courier New"/>
          <w:color w:val="000000"/>
          <w:sz w:val="20"/>
          <w:szCs w:val="20"/>
        </w:rPr>
        <w:t xml:space="preserve">    </w:t>
      </w:r>
      <w:proofErr w:type="spellStart"/>
      <w:proofErr w:type="gramStart"/>
      <w:r w:rsidRPr="00275394">
        <w:rPr>
          <w:rFonts w:ascii="Courier New" w:hAnsi="Courier New" w:cs="Courier New"/>
          <w:color w:val="000000"/>
          <w:sz w:val="20"/>
          <w:szCs w:val="20"/>
        </w:rPr>
        <w:t>pgm.registerModule</w:t>
      </w:r>
      <w:proofErr w:type="spellEnd"/>
      <w:r w:rsidRPr="00275394">
        <w:rPr>
          <w:rFonts w:ascii="Courier New" w:hAnsi="Courier New" w:cs="Courier New"/>
          <w:color w:val="000000"/>
          <w:sz w:val="20"/>
          <w:szCs w:val="20"/>
        </w:rPr>
        <w:t>(</w:t>
      </w:r>
      <w:proofErr w:type="gramEnd"/>
      <w:r w:rsidRPr="00275394">
        <w:rPr>
          <w:rFonts w:ascii="Courier New" w:hAnsi="Courier New" w:cs="Courier New"/>
          <w:color w:val="000000"/>
          <w:sz w:val="20"/>
          <w:szCs w:val="20"/>
        </w:rPr>
        <w:t>module, “main”);</w:t>
      </w:r>
    </w:p>
    <w:p w:rsidR="00297AD4" w:rsidRPr="00275394" w:rsidRDefault="00297AD4" w:rsidP="00297AD4">
      <w:pPr>
        <w:shd w:val="clear" w:color="auto" w:fill="F2F2F2" w:themeFill="background1" w:themeFillShade="F2"/>
        <w:autoSpaceDE w:val="0"/>
        <w:autoSpaceDN w:val="0"/>
        <w:adjustRightInd w:val="0"/>
        <w:spacing w:after="0" w:line="240" w:lineRule="auto"/>
        <w:rPr>
          <w:rFonts w:ascii="Courier New" w:hAnsi="Courier New" w:cs="Courier New"/>
          <w:sz w:val="20"/>
          <w:szCs w:val="20"/>
        </w:rPr>
      </w:pPr>
      <w:r w:rsidRPr="00275394">
        <w:rPr>
          <w:rFonts w:ascii="Courier New" w:hAnsi="Courier New" w:cs="Courier New"/>
          <w:color w:val="000000"/>
          <w:sz w:val="20"/>
          <w:szCs w:val="20"/>
        </w:rPr>
        <w:t xml:space="preserve">    …</w:t>
      </w:r>
    </w:p>
    <w:p w:rsidR="00297AD4" w:rsidRPr="00275394" w:rsidRDefault="00297AD4" w:rsidP="00297AD4">
      <w:pPr>
        <w:shd w:val="clear" w:color="auto" w:fill="F2F2F2" w:themeFill="background1" w:themeFillShade="F2"/>
      </w:pPr>
      <w:r w:rsidRPr="00275394">
        <w:rPr>
          <w:rFonts w:ascii="Courier New" w:hAnsi="Courier New" w:cs="Courier New"/>
          <w:color w:val="000000"/>
          <w:sz w:val="20"/>
          <w:szCs w:val="20"/>
        </w:rPr>
        <w:t>}</w:t>
      </w:r>
    </w:p>
    <w:p w:rsidR="00FF30B1" w:rsidRPr="00FF1BEF" w:rsidRDefault="00FF30B1" w:rsidP="00F4733C">
      <w:pPr>
        <w:shd w:val="clear" w:color="auto" w:fill="FFFFFF" w:themeFill="background1"/>
        <w:spacing w:after="0"/>
        <w:rPr>
          <w:rFonts w:ascii="Courier New" w:hAnsi="Courier New" w:cs="Courier New"/>
          <w:color w:val="000000"/>
          <w:sz w:val="20"/>
          <w:szCs w:val="20"/>
        </w:rPr>
      </w:pPr>
    </w:p>
    <w:p w:rsidR="00607A9D" w:rsidRDefault="00930050" w:rsidP="00EE7D14">
      <w:pPr>
        <w:pStyle w:val="Heading1"/>
      </w:pPr>
      <w:bookmarkStart w:id="72" w:name="_Toc342379513"/>
      <w:r>
        <w:t>Diagrams</w:t>
      </w:r>
      <w:bookmarkEnd w:id="72"/>
    </w:p>
    <w:p w:rsidR="00EE7D14" w:rsidRDefault="00EE7D14" w:rsidP="00EE7D14">
      <w:pPr>
        <w:pStyle w:val="Heading2"/>
      </w:pPr>
      <w:bookmarkStart w:id="73" w:name="_Toc342379514"/>
      <w:r>
        <w:t>General Flow</w:t>
      </w:r>
      <w:bookmarkEnd w:id="73"/>
    </w:p>
    <w:p w:rsidR="00FF1BEF" w:rsidRPr="00FF1BEF" w:rsidRDefault="00FF1BEF" w:rsidP="00FF1BEF">
      <w:r>
        <w:tab/>
        <w:t xml:space="preserve">The </w:t>
      </w:r>
      <w:r w:rsidR="00464E87">
        <w:t>diagram</w:t>
      </w:r>
      <w:r w:rsidR="008D675E">
        <w:t xml:space="preserve"> below</w:t>
      </w:r>
      <w:r>
        <w:t xml:space="preserve"> shows the general flow of execution while using the </w:t>
      </w:r>
      <w:proofErr w:type="spellStart"/>
      <w:r>
        <w:t>PeerGr</w:t>
      </w:r>
      <w:r w:rsidR="00FE7366">
        <w:t>oupManager</w:t>
      </w:r>
      <w:proofErr w:type="spellEnd"/>
      <w:r w:rsidR="00FE7366">
        <w:t xml:space="preserve"> in a typical</w:t>
      </w:r>
      <w:r>
        <w:t xml:space="preserve"> application.</w:t>
      </w:r>
    </w:p>
    <w:bookmarkStart w:id="74" w:name="_MON_1415621982"/>
    <w:bookmarkEnd w:id="74"/>
    <w:p w:rsidR="00297AD4" w:rsidRDefault="00930050" w:rsidP="00EE7D14">
      <w:r>
        <w:object w:dxaOrig="7258" w:dyaOrig="54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85pt;height:356.25pt" o:ole="">
            <v:imagedata r:id="rId10" o:title=""/>
          </v:shape>
          <o:OLEObject Type="Embed" ProgID="PowerPoint.Slide.12" ShapeID="_x0000_i1025" DrawAspect="Content" ObjectID="_1418648485" r:id="rId11"/>
        </w:object>
      </w:r>
    </w:p>
    <w:p w:rsidR="00EE7D14" w:rsidRDefault="00EE7D14" w:rsidP="00EE7D14">
      <w:pPr>
        <w:pStyle w:val="Heading2"/>
      </w:pPr>
      <w:bookmarkStart w:id="75" w:name="_Toc342379515"/>
      <w:r>
        <w:t>Advertisements</w:t>
      </w:r>
      <w:bookmarkEnd w:id="75"/>
    </w:p>
    <w:p w:rsidR="00FF1BEF" w:rsidRPr="00FF1BEF" w:rsidRDefault="00FF1BEF" w:rsidP="00FF1BEF">
      <w:r>
        <w:tab/>
        <w:t>This</w:t>
      </w:r>
      <w:r w:rsidR="00275394">
        <w:t xml:space="preserve"> is how advertisements for groups are constructed</w:t>
      </w:r>
      <w:r w:rsidR="003D0A28">
        <w:t>.</w:t>
      </w:r>
    </w:p>
    <w:bookmarkStart w:id="76" w:name="_MON_1415622106"/>
    <w:bookmarkEnd w:id="76"/>
    <w:p w:rsidR="00EE7D14" w:rsidRDefault="00EE7D14" w:rsidP="00EE7D14">
      <w:r>
        <w:object w:dxaOrig="7359" w:dyaOrig="5518">
          <v:shape id="_x0000_i1026" type="#_x0000_t75" style="width:474.55pt;height:355.6pt" o:ole="">
            <v:imagedata r:id="rId12" o:title=""/>
          </v:shape>
          <o:OLEObject Type="Embed" ProgID="PowerPoint.Slide.12" ShapeID="_x0000_i1026" DrawAspect="Content" ObjectID="_1418648486" r:id="rId13"/>
        </w:object>
      </w:r>
    </w:p>
    <w:p w:rsidR="00930050" w:rsidRDefault="00930050" w:rsidP="00930050">
      <w:pPr>
        <w:pStyle w:val="Heading1"/>
      </w:pPr>
      <w:bookmarkStart w:id="77" w:name="_Toc342379516"/>
      <w:r>
        <w:t>Glossary</w:t>
      </w:r>
      <w:bookmarkEnd w:id="77"/>
    </w:p>
    <w:p w:rsidR="00930050" w:rsidRDefault="00930050" w:rsidP="00930050">
      <w:pPr>
        <w:pStyle w:val="Heading2"/>
      </w:pPr>
      <w:bookmarkStart w:id="78" w:name="_Toc342379517"/>
      <w:r>
        <w:t>Advertised Name</w:t>
      </w:r>
      <w:bookmarkEnd w:id="78"/>
    </w:p>
    <w:p w:rsidR="004F41EB" w:rsidRPr="00930050" w:rsidRDefault="00D33B26" w:rsidP="00930050">
      <w:pPr>
        <w:pStyle w:val="ListParagraph"/>
        <w:numPr>
          <w:ilvl w:val="0"/>
          <w:numId w:val="1"/>
        </w:numPr>
      </w:pPr>
      <w:r>
        <w:t xml:space="preserve">Group </w:t>
      </w:r>
      <w:r w:rsidR="00930050" w:rsidRPr="00930050">
        <w:t>prefix + se</w:t>
      </w:r>
      <w:r w:rsidR="00A436B6">
        <w:t>s</w:t>
      </w:r>
      <w:r w:rsidR="00930050" w:rsidRPr="00930050">
        <w:t xml:space="preserve">sion port + </w:t>
      </w:r>
      <w:r w:rsidR="00A82E53">
        <w:t>group</w:t>
      </w:r>
      <w:r w:rsidR="00930050" w:rsidRPr="00930050">
        <w:t xml:space="preserve"> name</w:t>
      </w:r>
    </w:p>
    <w:p w:rsidR="004F41EB" w:rsidRPr="00930050" w:rsidRDefault="00930050" w:rsidP="00930050">
      <w:pPr>
        <w:pStyle w:val="ListParagraph"/>
        <w:numPr>
          <w:ilvl w:val="0"/>
          <w:numId w:val="1"/>
        </w:numPr>
      </w:pPr>
      <w:r w:rsidRPr="00930050">
        <w:t>The session port is automatically assigned when creating the session and is preceded by “</w:t>
      </w:r>
      <w:proofErr w:type="spellStart"/>
      <w:r w:rsidRPr="00930050">
        <w:t>sp</w:t>
      </w:r>
      <w:proofErr w:type="spellEnd"/>
      <w:r w:rsidRPr="00930050">
        <w:t>” in the advertisement</w:t>
      </w:r>
    </w:p>
    <w:p w:rsidR="004F41EB" w:rsidRPr="00930050" w:rsidRDefault="00930050" w:rsidP="00930050">
      <w:pPr>
        <w:pStyle w:val="ListParagraph"/>
        <w:numPr>
          <w:ilvl w:val="0"/>
          <w:numId w:val="1"/>
        </w:numPr>
      </w:pPr>
      <w:r w:rsidRPr="00930050">
        <w:t xml:space="preserve">Ex: </w:t>
      </w:r>
      <w:r w:rsidRPr="00930050">
        <w:rPr>
          <w:i/>
          <w:iCs/>
        </w:rPr>
        <w:t>org.alljoyn.chat.sp42.chatroom1</w:t>
      </w:r>
    </w:p>
    <w:p w:rsidR="00930050" w:rsidRDefault="00292A1C" w:rsidP="00930050">
      <w:pPr>
        <w:pStyle w:val="Heading2"/>
      </w:pPr>
      <w:bookmarkStart w:id="79" w:name="_Toc342379518"/>
      <w:r>
        <w:t>Group</w:t>
      </w:r>
      <w:r w:rsidR="00930050">
        <w:t xml:space="preserve"> Prefix</w:t>
      </w:r>
      <w:bookmarkEnd w:id="79"/>
    </w:p>
    <w:p w:rsidR="004F41EB" w:rsidRDefault="00930050" w:rsidP="00930050">
      <w:pPr>
        <w:pStyle w:val="ListParagraph"/>
        <w:numPr>
          <w:ilvl w:val="0"/>
          <w:numId w:val="1"/>
        </w:numPr>
      </w:pPr>
      <w:r w:rsidRPr="00930050">
        <w:t xml:space="preserve">The prefix of the advertised name that will be prepended to all </w:t>
      </w:r>
      <w:r w:rsidR="00E213C9">
        <w:t>group</w:t>
      </w:r>
      <w:r w:rsidRPr="00930050">
        <w:t xml:space="preserve"> names</w:t>
      </w:r>
    </w:p>
    <w:p w:rsidR="004C57D7" w:rsidRPr="00930050" w:rsidRDefault="004C57D7" w:rsidP="00930050">
      <w:pPr>
        <w:pStyle w:val="ListParagraph"/>
        <w:numPr>
          <w:ilvl w:val="0"/>
          <w:numId w:val="1"/>
        </w:numPr>
      </w:pPr>
      <w:r>
        <w:t xml:space="preserve">NOTE: Your </w:t>
      </w:r>
      <w:proofErr w:type="spellStart"/>
      <w:r>
        <w:t>PeerGroupManager</w:t>
      </w:r>
      <w:proofErr w:type="spellEnd"/>
      <w:r>
        <w:t xml:space="preserve"> will only be able to communicate with other </w:t>
      </w:r>
      <w:proofErr w:type="spellStart"/>
      <w:r>
        <w:t>PeerGroupManagers</w:t>
      </w:r>
      <w:proofErr w:type="spellEnd"/>
      <w:r>
        <w:t xml:space="preserve"> that use the same group prefix.</w:t>
      </w:r>
    </w:p>
    <w:p w:rsidR="004F41EB" w:rsidRPr="00930050" w:rsidRDefault="00930050" w:rsidP="00930050">
      <w:pPr>
        <w:pStyle w:val="ListParagraph"/>
        <w:numPr>
          <w:ilvl w:val="0"/>
          <w:numId w:val="1"/>
        </w:numPr>
      </w:pPr>
      <w:r w:rsidRPr="00930050">
        <w:t xml:space="preserve">Ex: </w:t>
      </w:r>
      <w:proofErr w:type="spellStart"/>
      <w:r w:rsidRPr="00930050">
        <w:rPr>
          <w:i/>
          <w:iCs/>
        </w:rPr>
        <w:t>org.alljoyn.chat</w:t>
      </w:r>
      <w:proofErr w:type="spellEnd"/>
    </w:p>
    <w:p w:rsidR="00930050" w:rsidRDefault="00930050" w:rsidP="00930050">
      <w:pPr>
        <w:pStyle w:val="Heading2"/>
      </w:pPr>
      <w:bookmarkStart w:id="80" w:name="_Toc342379519"/>
      <w:r>
        <w:t>Group Name</w:t>
      </w:r>
      <w:bookmarkEnd w:id="80"/>
    </w:p>
    <w:p w:rsidR="004F41EB" w:rsidRPr="00930050" w:rsidRDefault="00930050" w:rsidP="00930050">
      <w:pPr>
        <w:pStyle w:val="ListParagraph"/>
        <w:numPr>
          <w:ilvl w:val="0"/>
          <w:numId w:val="1"/>
        </w:numPr>
      </w:pPr>
      <w:r w:rsidRPr="00930050">
        <w:t xml:space="preserve">The suffix of the advertised name that comes after the </w:t>
      </w:r>
      <w:r w:rsidR="00292A1C">
        <w:t>group</w:t>
      </w:r>
      <w:r w:rsidRPr="00930050">
        <w:t xml:space="preserve"> prefix</w:t>
      </w:r>
    </w:p>
    <w:p w:rsidR="004F41EB" w:rsidRPr="00B82F23" w:rsidRDefault="00930050" w:rsidP="00930050">
      <w:pPr>
        <w:pStyle w:val="ListParagraph"/>
        <w:numPr>
          <w:ilvl w:val="0"/>
          <w:numId w:val="1"/>
        </w:numPr>
      </w:pPr>
      <w:r w:rsidRPr="00930050">
        <w:lastRenderedPageBreak/>
        <w:t xml:space="preserve">Ex: </w:t>
      </w:r>
      <w:r w:rsidRPr="00930050">
        <w:rPr>
          <w:i/>
          <w:iCs/>
        </w:rPr>
        <w:t>chatroom1</w:t>
      </w:r>
    </w:p>
    <w:p w:rsidR="00B82F23" w:rsidRDefault="00B82F23" w:rsidP="00B82F23">
      <w:pPr>
        <w:pStyle w:val="Heading2"/>
      </w:pPr>
      <w:bookmarkStart w:id="81" w:name="_Toc342379520"/>
      <w:r>
        <w:t>Peer Group</w:t>
      </w:r>
      <w:bookmarkEnd w:id="81"/>
    </w:p>
    <w:p w:rsidR="00880FD5" w:rsidRDefault="00B82F23" w:rsidP="00880FD5">
      <w:pPr>
        <w:pStyle w:val="ListParagraph"/>
        <w:numPr>
          <w:ilvl w:val="0"/>
          <w:numId w:val="1"/>
        </w:numPr>
      </w:pPr>
      <w:r>
        <w:t xml:space="preserve">An established connection </w:t>
      </w:r>
      <w:r w:rsidR="00880FD5">
        <w:t xml:space="preserve">between </w:t>
      </w:r>
      <w:r w:rsidR="002759D0">
        <w:t xml:space="preserve">peers </w:t>
      </w:r>
      <w:r w:rsidR="00880FD5">
        <w:t>that allows</w:t>
      </w:r>
      <w:r w:rsidR="00EA011A">
        <w:t xml:space="preserve"> them</w:t>
      </w:r>
      <w:r w:rsidR="00880FD5">
        <w:t xml:space="preserve"> to</w:t>
      </w:r>
      <w:r w:rsidR="002759D0">
        <w:t xml:space="preserve"> communicate over </w:t>
      </w:r>
      <w:proofErr w:type="spellStart"/>
      <w:r w:rsidR="002759D0">
        <w:t>AllJoyn</w:t>
      </w:r>
      <w:proofErr w:type="spellEnd"/>
    </w:p>
    <w:p w:rsidR="00880FD5" w:rsidRDefault="00880FD5" w:rsidP="00880FD5">
      <w:pPr>
        <w:pStyle w:val="ListParagraph"/>
        <w:numPr>
          <w:ilvl w:val="0"/>
          <w:numId w:val="1"/>
        </w:numPr>
      </w:pPr>
      <w:r w:rsidRPr="00880FD5">
        <w:t>Multiple peer groups can exist at the same time</w:t>
      </w:r>
    </w:p>
    <w:p w:rsidR="00B82F23" w:rsidRPr="00B82F23" w:rsidRDefault="00880FD5" w:rsidP="00880FD5">
      <w:pPr>
        <w:pStyle w:val="ListParagraph"/>
        <w:numPr>
          <w:ilvl w:val="0"/>
          <w:numId w:val="1"/>
        </w:numPr>
      </w:pPr>
      <w:r>
        <w:t>A</w:t>
      </w:r>
      <w:r w:rsidRPr="00880FD5">
        <w:t>pplications may b</w:t>
      </w:r>
      <w:r w:rsidR="008E776C">
        <w:t>e a part of more then one group</w:t>
      </w:r>
      <w:r w:rsidR="00092029">
        <w:t xml:space="preserve"> at any given time</w:t>
      </w:r>
    </w:p>
    <w:p w:rsidR="00930050" w:rsidRDefault="00930050" w:rsidP="00930050">
      <w:pPr>
        <w:pStyle w:val="Heading2"/>
      </w:pPr>
      <w:bookmarkStart w:id="82" w:name="_Toc342379521"/>
      <w:r>
        <w:t>Peer Id</w:t>
      </w:r>
      <w:bookmarkEnd w:id="82"/>
    </w:p>
    <w:p w:rsidR="004F41EB" w:rsidRPr="00930050" w:rsidRDefault="00930050" w:rsidP="00930050">
      <w:pPr>
        <w:pStyle w:val="ListParagraph"/>
        <w:numPr>
          <w:ilvl w:val="0"/>
          <w:numId w:val="1"/>
        </w:numPr>
      </w:pPr>
      <w:r w:rsidRPr="00930050">
        <w:t xml:space="preserve">The unique name of the </w:t>
      </w:r>
      <w:proofErr w:type="spellStart"/>
      <w:r w:rsidRPr="00930050">
        <w:t>BusAttachment</w:t>
      </w:r>
      <w:proofErr w:type="spellEnd"/>
    </w:p>
    <w:p w:rsidR="004F41EB" w:rsidRPr="00930050" w:rsidRDefault="00930050" w:rsidP="00930050">
      <w:pPr>
        <w:pStyle w:val="ListParagraph"/>
        <w:numPr>
          <w:ilvl w:val="0"/>
          <w:numId w:val="1"/>
        </w:numPr>
      </w:pPr>
      <w:r w:rsidRPr="00930050">
        <w:t>You can obtain your own Peer</w:t>
      </w:r>
      <w:r>
        <w:t xml:space="preserve"> </w:t>
      </w:r>
      <w:r w:rsidRPr="00930050">
        <w:t xml:space="preserve">Id from the </w:t>
      </w:r>
      <w:proofErr w:type="spellStart"/>
      <w:r w:rsidRPr="00930050">
        <w:t>getMyPeerId</w:t>
      </w:r>
      <w:proofErr w:type="spellEnd"/>
      <w:r w:rsidRPr="00930050">
        <w:t>() method</w:t>
      </w:r>
    </w:p>
    <w:p w:rsidR="004F41EB" w:rsidRPr="00930050" w:rsidRDefault="00930050" w:rsidP="00930050">
      <w:pPr>
        <w:pStyle w:val="ListParagraph"/>
        <w:numPr>
          <w:ilvl w:val="0"/>
          <w:numId w:val="1"/>
        </w:numPr>
      </w:pPr>
      <w:r w:rsidRPr="00930050">
        <w:t>You can obtain the Peer</w:t>
      </w:r>
      <w:r>
        <w:t xml:space="preserve"> </w:t>
      </w:r>
      <w:r w:rsidRPr="00930050">
        <w:t>Id of a peer from the following places:</w:t>
      </w:r>
    </w:p>
    <w:p w:rsidR="004F41EB" w:rsidRPr="00930050" w:rsidRDefault="00930050" w:rsidP="00930050">
      <w:pPr>
        <w:pStyle w:val="ListParagraph"/>
        <w:numPr>
          <w:ilvl w:val="1"/>
          <w:numId w:val="1"/>
        </w:numPr>
      </w:pPr>
      <w:proofErr w:type="spellStart"/>
      <w:r w:rsidRPr="00930050">
        <w:t>getPeers</w:t>
      </w:r>
      <w:proofErr w:type="spellEnd"/>
      <w:r w:rsidRPr="00930050">
        <w:t xml:space="preserve">() when participating in a </w:t>
      </w:r>
      <w:r w:rsidR="00EA67B4">
        <w:t>group</w:t>
      </w:r>
      <w:r w:rsidRPr="00930050">
        <w:t xml:space="preserve"> with the peer </w:t>
      </w:r>
    </w:p>
    <w:p w:rsidR="004F41EB" w:rsidRPr="00930050" w:rsidRDefault="00930050" w:rsidP="00930050">
      <w:pPr>
        <w:pStyle w:val="ListParagraph"/>
        <w:numPr>
          <w:ilvl w:val="1"/>
          <w:numId w:val="1"/>
        </w:numPr>
      </w:pPr>
      <w:proofErr w:type="spellStart"/>
      <w:r w:rsidRPr="00930050">
        <w:t>peerAdded</w:t>
      </w:r>
      <w:proofErr w:type="spellEnd"/>
      <w:r w:rsidRPr="00930050">
        <w:t xml:space="preserve">() from the </w:t>
      </w:r>
      <w:proofErr w:type="spellStart"/>
      <w:r w:rsidRPr="00930050">
        <w:t>PeerGroupListener</w:t>
      </w:r>
      <w:proofErr w:type="spellEnd"/>
    </w:p>
    <w:p w:rsidR="004F41EB" w:rsidRPr="00930050" w:rsidRDefault="00930050" w:rsidP="00930050">
      <w:pPr>
        <w:pStyle w:val="ListParagraph"/>
        <w:numPr>
          <w:ilvl w:val="1"/>
          <w:numId w:val="1"/>
        </w:numPr>
      </w:pPr>
      <w:proofErr w:type="spellStart"/>
      <w:r w:rsidRPr="00930050">
        <w:t>peerRemoved</w:t>
      </w:r>
      <w:proofErr w:type="spellEnd"/>
      <w:r w:rsidRPr="00930050">
        <w:t xml:space="preserve">() from the </w:t>
      </w:r>
      <w:proofErr w:type="spellStart"/>
      <w:r w:rsidRPr="00930050">
        <w:t>PeerGroupListener</w:t>
      </w:r>
      <w:proofErr w:type="spellEnd"/>
    </w:p>
    <w:p w:rsidR="004F41EB" w:rsidRPr="00930050" w:rsidRDefault="00930050" w:rsidP="00930050">
      <w:pPr>
        <w:pStyle w:val="ListParagraph"/>
        <w:numPr>
          <w:ilvl w:val="1"/>
          <w:numId w:val="1"/>
        </w:numPr>
      </w:pPr>
      <w:proofErr w:type="spellStart"/>
      <w:r w:rsidRPr="00930050">
        <w:t>getSenderPeerId</w:t>
      </w:r>
      <w:proofErr w:type="spellEnd"/>
      <w:r w:rsidRPr="00930050">
        <w:t>()</w:t>
      </w:r>
    </w:p>
    <w:p w:rsidR="004F41EB" w:rsidRPr="00930050" w:rsidRDefault="00930050" w:rsidP="00930050">
      <w:pPr>
        <w:pStyle w:val="ListParagraph"/>
        <w:numPr>
          <w:ilvl w:val="1"/>
          <w:numId w:val="1"/>
        </w:numPr>
      </w:pPr>
      <w:proofErr w:type="spellStart"/>
      <w:r w:rsidRPr="00930050">
        <w:t>getGroupHostPeerId</w:t>
      </w:r>
      <w:proofErr w:type="spellEnd"/>
      <w:r w:rsidRPr="00930050">
        <w:t>()</w:t>
      </w:r>
    </w:p>
    <w:p w:rsidR="00930050" w:rsidRPr="00930050" w:rsidRDefault="00930050" w:rsidP="00930050"/>
    <w:sectPr w:rsidR="00930050" w:rsidRPr="009300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2C04E6"/>
    <w:multiLevelType w:val="hybridMultilevel"/>
    <w:tmpl w:val="4FA86E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133125"/>
    <w:multiLevelType w:val="hybridMultilevel"/>
    <w:tmpl w:val="44C8124A"/>
    <w:lvl w:ilvl="0" w:tplc="233AB680">
      <w:start w:val="1"/>
      <w:numFmt w:val="bullet"/>
      <w:lvlText w:val=""/>
      <w:lvlJc w:val="left"/>
      <w:pPr>
        <w:tabs>
          <w:tab w:val="num" w:pos="720"/>
        </w:tabs>
        <w:ind w:left="720" w:hanging="360"/>
      </w:pPr>
      <w:rPr>
        <w:rFonts w:ascii="Wingdings" w:hAnsi="Wingdings" w:hint="default"/>
      </w:rPr>
    </w:lvl>
    <w:lvl w:ilvl="1" w:tplc="FB988D7C">
      <w:start w:val="1"/>
      <w:numFmt w:val="bullet"/>
      <w:lvlText w:val=""/>
      <w:lvlJc w:val="left"/>
      <w:pPr>
        <w:tabs>
          <w:tab w:val="num" w:pos="1440"/>
        </w:tabs>
        <w:ind w:left="1440" w:hanging="360"/>
      </w:pPr>
      <w:rPr>
        <w:rFonts w:ascii="Wingdings" w:hAnsi="Wingdings" w:hint="default"/>
      </w:rPr>
    </w:lvl>
    <w:lvl w:ilvl="2" w:tplc="5F40AF10">
      <w:start w:val="653"/>
      <w:numFmt w:val="bullet"/>
      <w:lvlText w:val="–"/>
      <w:lvlJc w:val="left"/>
      <w:pPr>
        <w:tabs>
          <w:tab w:val="num" w:pos="2160"/>
        </w:tabs>
        <w:ind w:left="2160" w:hanging="360"/>
      </w:pPr>
      <w:rPr>
        <w:rFonts w:ascii="Arial" w:hAnsi="Arial" w:hint="default"/>
      </w:rPr>
    </w:lvl>
    <w:lvl w:ilvl="3" w:tplc="AD8EAEBC" w:tentative="1">
      <w:start w:val="1"/>
      <w:numFmt w:val="bullet"/>
      <w:lvlText w:val=""/>
      <w:lvlJc w:val="left"/>
      <w:pPr>
        <w:tabs>
          <w:tab w:val="num" w:pos="2880"/>
        </w:tabs>
        <w:ind w:left="2880" w:hanging="360"/>
      </w:pPr>
      <w:rPr>
        <w:rFonts w:ascii="Wingdings" w:hAnsi="Wingdings" w:hint="default"/>
      </w:rPr>
    </w:lvl>
    <w:lvl w:ilvl="4" w:tplc="E4F64B10" w:tentative="1">
      <w:start w:val="1"/>
      <w:numFmt w:val="bullet"/>
      <w:lvlText w:val=""/>
      <w:lvlJc w:val="left"/>
      <w:pPr>
        <w:tabs>
          <w:tab w:val="num" w:pos="3600"/>
        </w:tabs>
        <w:ind w:left="3600" w:hanging="360"/>
      </w:pPr>
      <w:rPr>
        <w:rFonts w:ascii="Wingdings" w:hAnsi="Wingdings" w:hint="default"/>
      </w:rPr>
    </w:lvl>
    <w:lvl w:ilvl="5" w:tplc="30B4DE5E" w:tentative="1">
      <w:start w:val="1"/>
      <w:numFmt w:val="bullet"/>
      <w:lvlText w:val=""/>
      <w:lvlJc w:val="left"/>
      <w:pPr>
        <w:tabs>
          <w:tab w:val="num" w:pos="4320"/>
        </w:tabs>
        <w:ind w:left="4320" w:hanging="360"/>
      </w:pPr>
      <w:rPr>
        <w:rFonts w:ascii="Wingdings" w:hAnsi="Wingdings" w:hint="default"/>
      </w:rPr>
    </w:lvl>
    <w:lvl w:ilvl="6" w:tplc="5582B470" w:tentative="1">
      <w:start w:val="1"/>
      <w:numFmt w:val="bullet"/>
      <w:lvlText w:val=""/>
      <w:lvlJc w:val="left"/>
      <w:pPr>
        <w:tabs>
          <w:tab w:val="num" w:pos="5040"/>
        </w:tabs>
        <w:ind w:left="5040" w:hanging="360"/>
      </w:pPr>
      <w:rPr>
        <w:rFonts w:ascii="Wingdings" w:hAnsi="Wingdings" w:hint="default"/>
      </w:rPr>
    </w:lvl>
    <w:lvl w:ilvl="7" w:tplc="B546EC56" w:tentative="1">
      <w:start w:val="1"/>
      <w:numFmt w:val="bullet"/>
      <w:lvlText w:val=""/>
      <w:lvlJc w:val="left"/>
      <w:pPr>
        <w:tabs>
          <w:tab w:val="num" w:pos="5760"/>
        </w:tabs>
        <w:ind w:left="5760" w:hanging="360"/>
      </w:pPr>
      <w:rPr>
        <w:rFonts w:ascii="Wingdings" w:hAnsi="Wingdings" w:hint="default"/>
      </w:rPr>
    </w:lvl>
    <w:lvl w:ilvl="8" w:tplc="20D8834C" w:tentative="1">
      <w:start w:val="1"/>
      <w:numFmt w:val="bullet"/>
      <w:lvlText w:val=""/>
      <w:lvlJc w:val="left"/>
      <w:pPr>
        <w:tabs>
          <w:tab w:val="num" w:pos="6480"/>
        </w:tabs>
        <w:ind w:left="6480" w:hanging="360"/>
      </w:pPr>
      <w:rPr>
        <w:rFonts w:ascii="Wingdings" w:hAnsi="Wingdings" w:hint="default"/>
      </w:rPr>
    </w:lvl>
  </w:abstractNum>
  <w:abstractNum w:abstractNumId="2">
    <w:nsid w:val="17467AA6"/>
    <w:multiLevelType w:val="hybridMultilevel"/>
    <w:tmpl w:val="0F5455B6"/>
    <w:lvl w:ilvl="0" w:tplc="C19C260E">
      <w:start w:val="1"/>
      <w:numFmt w:val="bullet"/>
      <w:lvlText w:val=""/>
      <w:lvlJc w:val="left"/>
      <w:pPr>
        <w:tabs>
          <w:tab w:val="num" w:pos="720"/>
        </w:tabs>
        <w:ind w:left="720" w:hanging="360"/>
      </w:pPr>
      <w:rPr>
        <w:rFonts w:ascii="Wingdings" w:hAnsi="Wingdings" w:hint="default"/>
      </w:rPr>
    </w:lvl>
    <w:lvl w:ilvl="1" w:tplc="607ABD84">
      <w:start w:val="1"/>
      <w:numFmt w:val="bullet"/>
      <w:lvlText w:val=""/>
      <w:lvlJc w:val="left"/>
      <w:pPr>
        <w:tabs>
          <w:tab w:val="num" w:pos="1440"/>
        </w:tabs>
        <w:ind w:left="1440" w:hanging="360"/>
      </w:pPr>
      <w:rPr>
        <w:rFonts w:ascii="Wingdings" w:hAnsi="Wingdings" w:hint="default"/>
      </w:rPr>
    </w:lvl>
    <w:lvl w:ilvl="2" w:tplc="FB825EC0" w:tentative="1">
      <w:start w:val="1"/>
      <w:numFmt w:val="bullet"/>
      <w:lvlText w:val=""/>
      <w:lvlJc w:val="left"/>
      <w:pPr>
        <w:tabs>
          <w:tab w:val="num" w:pos="2160"/>
        </w:tabs>
        <w:ind w:left="2160" w:hanging="360"/>
      </w:pPr>
      <w:rPr>
        <w:rFonts w:ascii="Wingdings" w:hAnsi="Wingdings" w:hint="default"/>
      </w:rPr>
    </w:lvl>
    <w:lvl w:ilvl="3" w:tplc="78E20086" w:tentative="1">
      <w:start w:val="1"/>
      <w:numFmt w:val="bullet"/>
      <w:lvlText w:val=""/>
      <w:lvlJc w:val="left"/>
      <w:pPr>
        <w:tabs>
          <w:tab w:val="num" w:pos="2880"/>
        </w:tabs>
        <w:ind w:left="2880" w:hanging="360"/>
      </w:pPr>
      <w:rPr>
        <w:rFonts w:ascii="Wingdings" w:hAnsi="Wingdings" w:hint="default"/>
      </w:rPr>
    </w:lvl>
    <w:lvl w:ilvl="4" w:tplc="549E8248" w:tentative="1">
      <w:start w:val="1"/>
      <w:numFmt w:val="bullet"/>
      <w:lvlText w:val=""/>
      <w:lvlJc w:val="left"/>
      <w:pPr>
        <w:tabs>
          <w:tab w:val="num" w:pos="3600"/>
        </w:tabs>
        <w:ind w:left="3600" w:hanging="360"/>
      </w:pPr>
      <w:rPr>
        <w:rFonts w:ascii="Wingdings" w:hAnsi="Wingdings" w:hint="default"/>
      </w:rPr>
    </w:lvl>
    <w:lvl w:ilvl="5" w:tplc="726E6E06" w:tentative="1">
      <w:start w:val="1"/>
      <w:numFmt w:val="bullet"/>
      <w:lvlText w:val=""/>
      <w:lvlJc w:val="left"/>
      <w:pPr>
        <w:tabs>
          <w:tab w:val="num" w:pos="4320"/>
        </w:tabs>
        <w:ind w:left="4320" w:hanging="360"/>
      </w:pPr>
      <w:rPr>
        <w:rFonts w:ascii="Wingdings" w:hAnsi="Wingdings" w:hint="default"/>
      </w:rPr>
    </w:lvl>
    <w:lvl w:ilvl="6" w:tplc="7AD24AC0" w:tentative="1">
      <w:start w:val="1"/>
      <w:numFmt w:val="bullet"/>
      <w:lvlText w:val=""/>
      <w:lvlJc w:val="left"/>
      <w:pPr>
        <w:tabs>
          <w:tab w:val="num" w:pos="5040"/>
        </w:tabs>
        <w:ind w:left="5040" w:hanging="360"/>
      </w:pPr>
      <w:rPr>
        <w:rFonts w:ascii="Wingdings" w:hAnsi="Wingdings" w:hint="default"/>
      </w:rPr>
    </w:lvl>
    <w:lvl w:ilvl="7" w:tplc="0F78BF68" w:tentative="1">
      <w:start w:val="1"/>
      <w:numFmt w:val="bullet"/>
      <w:lvlText w:val=""/>
      <w:lvlJc w:val="left"/>
      <w:pPr>
        <w:tabs>
          <w:tab w:val="num" w:pos="5760"/>
        </w:tabs>
        <w:ind w:left="5760" w:hanging="360"/>
      </w:pPr>
      <w:rPr>
        <w:rFonts w:ascii="Wingdings" w:hAnsi="Wingdings" w:hint="default"/>
      </w:rPr>
    </w:lvl>
    <w:lvl w:ilvl="8" w:tplc="8C24C0F8" w:tentative="1">
      <w:start w:val="1"/>
      <w:numFmt w:val="bullet"/>
      <w:lvlText w:val=""/>
      <w:lvlJc w:val="left"/>
      <w:pPr>
        <w:tabs>
          <w:tab w:val="num" w:pos="6480"/>
        </w:tabs>
        <w:ind w:left="6480" w:hanging="360"/>
      </w:pPr>
      <w:rPr>
        <w:rFonts w:ascii="Wingdings" w:hAnsi="Wingdings" w:hint="default"/>
      </w:rPr>
    </w:lvl>
  </w:abstractNum>
  <w:abstractNum w:abstractNumId="3">
    <w:nsid w:val="22B4122E"/>
    <w:multiLevelType w:val="hybridMultilevel"/>
    <w:tmpl w:val="53B47FC2"/>
    <w:lvl w:ilvl="0" w:tplc="A5BA47B0">
      <w:start w:val="1"/>
      <w:numFmt w:val="bullet"/>
      <w:lvlText w:val=""/>
      <w:lvlJc w:val="left"/>
      <w:pPr>
        <w:tabs>
          <w:tab w:val="num" w:pos="720"/>
        </w:tabs>
        <w:ind w:left="720" w:hanging="360"/>
      </w:pPr>
      <w:rPr>
        <w:rFonts w:ascii="Wingdings" w:hAnsi="Wingdings" w:hint="default"/>
      </w:rPr>
    </w:lvl>
    <w:lvl w:ilvl="1" w:tplc="82F4566C">
      <w:start w:val="1"/>
      <w:numFmt w:val="bullet"/>
      <w:lvlText w:val=""/>
      <w:lvlJc w:val="left"/>
      <w:pPr>
        <w:tabs>
          <w:tab w:val="num" w:pos="1440"/>
        </w:tabs>
        <w:ind w:left="1440" w:hanging="360"/>
      </w:pPr>
      <w:rPr>
        <w:rFonts w:ascii="Wingdings" w:hAnsi="Wingdings" w:hint="default"/>
      </w:rPr>
    </w:lvl>
    <w:lvl w:ilvl="2" w:tplc="DE002CD8" w:tentative="1">
      <w:start w:val="1"/>
      <w:numFmt w:val="bullet"/>
      <w:lvlText w:val=""/>
      <w:lvlJc w:val="left"/>
      <w:pPr>
        <w:tabs>
          <w:tab w:val="num" w:pos="2160"/>
        </w:tabs>
        <w:ind w:left="2160" w:hanging="360"/>
      </w:pPr>
      <w:rPr>
        <w:rFonts w:ascii="Wingdings" w:hAnsi="Wingdings" w:hint="default"/>
      </w:rPr>
    </w:lvl>
    <w:lvl w:ilvl="3" w:tplc="C42C3EBE" w:tentative="1">
      <w:start w:val="1"/>
      <w:numFmt w:val="bullet"/>
      <w:lvlText w:val=""/>
      <w:lvlJc w:val="left"/>
      <w:pPr>
        <w:tabs>
          <w:tab w:val="num" w:pos="2880"/>
        </w:tabs>
        <w:ind w:left="2880" w:hanging="360"/>
      </w:pPr>
      <w:rPr>
        <w:rFonts w:ascii="Wingdings" w:hAnsi="Wingdings" w:hint="default"/>
      </w:rPr>
    </w:lvl>
    <w:lvl w:ilvl="4" w:tplc="859E71D4" w:tentative="1">
      <w:start w:val="1"/>
      <w:numFmt w:val="bullet"/>
      <w:lvlText w:val=""/>
      <w:lvlJc w:val="left"/>
      <w:pPr>
        <w:tabs>
          <w:tab w:val="num" w:pos="3600"/>
        </w:tabs>
        <w:ind w:left="3600" w:hanging="360"/>
      </w:pPr>
      <w:rPr>
        <w:rFonts w:ascii="Wingdings" w:hAnsi="Wingdings" w:hint="default"/>
      </w:rPr>
    </w:lvl>
    <w:lvl w:ilvl="5" w:tplc="58EE2D76" w:tentative="1">
      <w:start w:val="1"/>
      <w:numFmt w:val="bullet"/>
      <w:lvlText w:val=""/>
      <w:lvlJc w:val="left"/>
      <w:pPr>
        <w:tabs>
          <w:tab w:val="num" w:pos="4320"/>
        </w:tabs>
        <w:ind w:left="4320" w:hanging="360"/>
      </w:pPr>
      <w:rPr>
        <w:rFonts w:ascii="Wingdings" w:hAnsi="Wingdings" w:hint="default"/>
      </w:rPr>
    </w:lvl>
    <w:lvl w:ilvl="6" w:tplc="64E625CA" w:tentative="1">
      <w:start w:val="1"/>
      <w:numFmt w:val="bullet"/>
      <w:lvlText w:val=""/>
      <w:lvlJc w:val="left"/>
      <w:pPr>
        <w:tabs>
          <w:tab w:val="num" w:pos="5040"/>
        </w:tabs>
        <w:ind w:left="5040" w:hanging="360"/>
      </w:pPr>
      <w:rPr>
        <w:rFonts w:ascii="Wingdings" w:hAnsi="Wingdings" w:hint="default"/>
      </w:rPr>
    </w:lvl>
    <w:lvl w:ilvl="7" w:tplc="0C581212" w:tentative="1">
      <w:start w:val="1"/>
      <w:numFmt w:val="bullet"/>
      <w:lvlText w:val=""/>
      <w:lvlJc w:val="left"/>
      <w:pPr>
        <w:tabs>
          <w:tab w:val="num" w:pos="5760"/>
        </w:tabs>
        <w:ind w:left="5760" w:hanging="360"/>
      </w:pPr>
      <w:rPr>
        <w:rFonts w:ascii="Wingdings" w:hAnsi="Wingdings" w:hint="default"/>
      </w:rPr>
    </w:lvl>
    <w:lvl w:ilvl="8" w:tplc="8250A258" w:tentative="1">
      <w:start w:val="1"/>
      <w:numFmt w:val="bullet"/>
      <w:lvlText w:val=""/>
      <w:lvlJc w:val="left"/>
      <w:pPr>
        <w:tabs>
          <w:tab w:val="num" w:pos="6480"/>
        </w:tabs>
        <w:ind w:left="6480" w:hanging="360"/>
      </w:pPr>
      <w:rPr>
        <w:rFonts w:ascii="Wingdings" w:hAnsi="Wingdings" w:hint="default"/>
      </w:rPr>
    </w:lvl>
  </w:abstractNum>
  <w:abstractNum w:abstractNumId="4">
    <w:nsid w:val="2AC17219"/>
    <w:multiLevelType w:val="hybridMultilevel"/>
    <w:tmpl w:val="E28E2784"/>
    <w:lvl w:ilvl="0" w:tplc="8C26F66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5E968AA"/>
    <w:multiLevelType w:val="hybridMultilevel"/>
    <w:tmpl w:val="1A0C9E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C3D4197"/>
    <w:multiLevelType w:val="hybridMultilevel"/>
    <w:tmpl w:val="4038342A"/>
    <w:lvl w:ilvl="0" w:tplc="D83872F2">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D8264E3"/>
    <w:multiLevelType w:val="hybridMultilevel"/>
    <w:tmpl w:val="30E0764A"/>
    <w:lvl w:ilvl="0" w:tplc="4ED01BBC">
      <w:start w:val="1"/>
      <w:numFmt w:val="bullet"/>
      <w:lvlText w:val=""/>
      <w:lvlJc w:val="left"/>
      <w:pPr>
        <w:tabs>
          <w:tab w:val="num" w:pos="720"/>
        </w:tabs>
        <w:ind w:left="720" w:hanging="360"/>
      </w:pPr>
      <w:rPr>
        <w:rFonts w:ascii="Wingdings" w:hAnsi="Wingdings" w:hint="default"/>
      </w:rPr>
    </w:lvl>
    <w:lvl w:ilvl="1" w:tplc="83A6E610">
      <w:start w:val="1"/>
      <w:numFmt w:val="bullet"/>
      <w:lvlText w:val=""/>
      <w:lvlJc w:val="left"/>
      <w:pPr>
        <w:tabs>
          <w:tab w:val="num" w:pos="1440"/>
        </w:tabs>
        <w:ind w:left="1440" w:hanging="360"/>
      </w:pPr>
      <w:rPr>
        <w:rFonts w:ascii="Wingdings" w:hAnsi="Wingdings" w:hint="default"/>
      </w:rPr>
    </w:lvl>
    <w:lvl w:ilvl="2" w:tplc="719CF6C4" w:tentative="1">
      <w:start w:val="1"/>
      <w:numFmt w:val="bullet"/>
      <w:lvlText w:val=""/>
      <w:lvlJc w:val="left"/>
      <w:pPr>
        <w:tabs>
          <w:tab w:val="num" w:pos="2160"/>
        </w:tabs>
        <w:ind w:left="2160" w:hanging="360"/>
      </w:pPr>
      <w:rPr>
        <w:rFonts w:ascii="Wingdings" w:hAnsi="Wingdings" w:hint="default"/>
      </w:rPr>
    </w:lvl>
    <w:lvl w:ilvl="3" w:tplc="85F8EFBC" w:tentative="1">
      <w:start w:val="1"/>
      <w:numFmt w:val="bullet"/>
      <w:lvlText w:val=""/>
      <w:lvlJc w:val="left"/>
      <w:pPr>
        <w:tabs>
          <w:tab w:val="num" w:pos="2880"/>
        </w:tabs>
        <w:ind w:left="2880" w:hanging="360"/>
      </w:pPr>
      <w:rPr>
        <w:rFonts w:ascii="Wingdings" w:hAnsi="Wingdings" w:hint="default"/>
      </w:rPr>
    </w:lvl>
    <w:lvl w:ilvl="4" w:tplc="A63CCD3A" w:tentative="1">
      <w:start w:val="1"/>
      <w:numFmt w:val="bullet"/>
      <w:lvlText w:val=""/>
      <w:lvlJc w:val="left"/>
      <w:pPr>
        <w:tabs>
          <w:tab w:val="num" w:pos="3600"/>
        </w:tabs>
        <w:ind w:left="3600" w:hanging="360"/>
      </w:pPr>
      <w:rPr>
        <w:rFonts w:ascii="Wingdings" w:hAnsi="Wingdings" w:hint="default"/>
      </w:rPr>
    </w:lvl>
    <w:lvl w:ilvl="5" w:tplc="D2B28BDE" w:tentative="1">
      <w:start w:val="1"/>
      <w:numFmt w:val="bullet"/>
      <w:lvlText w:val=""/>
      <w:lvlJc w:val="left"/>
      <w:pPr>
        <w:tabs>
          <w:tab w:val="num" w:pos="4320"/>
        </w:tabs>
        <w:ind w:left="4320" w:hanging="360"/>
      </w:pPr>
      <w:rPr>
        <w:rFonts w:ascii="Wingdings" w:hAnsi="Wingdings" w:hint="default"/>
      </w:rPr>
    </w:lvl>
    <w:lvl w:ilvl="6" w:tplc="452CFBDC" w:tentative="1">
      <w:start w:val="1"/>
      <w:numFmt w:val="bullet"/>
      <w:lvlText w:val=""/>
      <w:lvlJc w:val="left"/>
      <w:pPr>
        <w:tabs>
          <w:tab w:val="num" w:pos="5040"/>
        </w:tabs>
        <w:ind w:left="5040" w:hanging="360"/>
      </w:pPr>
      <w:rPr>
        <w:rFonts w:ascii="Wingdings" w:hAnsi="Wingdings" w:hint="default"/>
      </w:rPr>
    </w:lvl>
    <w:lvl w:ilvl="7" w:tplc="E98AF1A4" w:tentative="1">
      <w:start w:val="1"/>
      <w:numFmt w:val="bullet"/>
      <w:lvlText w:val=""/>
      <w:lvlJc w:val="left"/>
      <w:pPr>
        <w:tabs>
          <w:tab w:val="num" w:pos="5760"/>
        </w:tabs>
        <w:ind w:left="5760" w:hanging="360"/>
      </w:pPr>
      <w:rPr>
        <w:rFonts w:ascii="Wingdings" w:hAnsi="Wingdings" w:hint="default"/>
      </w:rPr>
    </w:lvl>
    <w:lvl w:ilvl="8" w:tplc="E7764EEA" w:tentative="1">
      <w:start w:val="1"/>
      <w:numFmt w:val="bullet"/>
      <w:lvlText w:val=""/>
      <w:lvlJc w:val="left"/>
      <w:pPr>
        <w:tabs>
          <w:tab w:val="num" w:pos="6480"/>
        </w:tabs>
        <w:ind w:left="6480" w:hanging="360"/>
      </w:pPr>
      <w:rPr>
        <w:rFonts w:ascii="Wingdings" w:hAnsi="Wingdings" w:hint="default"/>
      </w:rPr>
    </w:lvl>
  </w:abstractNum>
  <w:abstractNum w:abstractNumId="8">
    <w:nsid w:val="5C8D686F"/>
    <w:multiLevelType w:val="hybridMultilevel"/>
    <w:tmpl w:val="88D02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0B64D25"/>
    <w:multiLevelType w:val="hybridMultilevel"/>
    <w:tmpl w:val="B906933E"/>
    <w:lvl w:ilvl="0" w:tplc="903856E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F9F4DEB"/>
    <w:multiLevelType w:val="hybridMultilevel"/>
    <w:tmpl w:val="70DADD66"/>
    <w:lvl w:ilvl="0" w:tplc="9EAA5B9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2"/>
  </w:num>
  <w:num w:numId="4">
    <w:abstractNumId w:val="7"/>
  </w:num>
  <w:num w:numId="5">
    <w:abstractNumId w:val="1"/>
  </w:num>
  <w:num w:numId="6">
    <w:abstractNumId w:val="9"/>
  </w:num>
  <w:num w:numId="7">
    <w:abstractNumId w:val="8"/>
  </w:num>
  <w:num w:numId="8">
    <w:abstractNumId w:val="4"/>
  </w:num>
  <w:num w:numId="9">
    <w:abstractNumId w:val="0"/>
  </w:num>
  <w:num w:numId="10">
    <w:abstractNumId w:val="6"/>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5D7C"/>
    <w:rsid w:val="000137C9"/>
    <w:rsid w:val="00016020"/>
    <w:rsid w:val="0005768B"/>
    <w:rsid w:val="00081810"/>
    <w:rsid w:val="00082F04"/>
    <w:rsid w:val="00092029"/>
    <w:rsid w:val="000B546B"/>
    <w:rsid w:val="000C5DE5"/>
    <w:rsid w:val="000D6AC6"/>
    <w:rsid w:val="000E093C"/>
    <w:rsid w:val="000E2E08"/>
    <w:rsid w:val="000F001F"/>
    <w:rsid w:val="001037F6"/>
    <w:rsid w:val="00125E7F"/>
    <w:rsid w:val="001341A1"/>
    <w:rsid w:val="001644CC"/>
    <w:rsid w:val="00171536"/>
    <w:rsid w:val="00175F85"/>
    <w:rsid w:val="0018034B"/>
    <w:rsid w:val="00190E04"/>
    <w:rsid w:val="00197196"/>
    <w:rsid w:val="001A1950"/>
    <w:rsid w:val="001C10A6"/>
    <w:rsid w:val="001C3B12"/>
    <w:rsid w:val="001D0FCC"/>
    <w:rsid w:val="001D26D5"/>
    <w:rsid w:val="001E3E2B"/>
    <w:rsid w:val="001F1BD8"/>
    <w:rsid w:val="001F70FE"/>
    <w:rsid w:val="00205BA5"/>
    <w:rsid w:val="00211CA5"/>
    <w:rsid w:val="00225EA5"/>
    <w:rsid w:val="0022653A"/>
    <w:rsid w:val="00240B57"/>
    <w:rsid w:val="002457D8"/>
    <w:rsid w:val="002559C6"/>
    <w:rsid w:val="002571DE"/>
    <w:rsid w:val="00260841"/>
    <w:rsid w:val="002674E8"/>
    <w:rsid w:val="0026781B"/>
    <w:rsid w:val="002749BC"/>
    <w:rsid w:val="00275394"/>
    <w:rsid w:val="002759D0"/>
    <w:rsid w:val="0027764B"/>
    <w:rsid w:val="00292A1C"/>
    <w:rsid w:val="00295BCA"/>
    <w:rsid w:val="00297AD4"/>
    <w:rsid w:val="002C07E3"/>
    <w:rsid w:val="002C6997"/>
    <w:rsid w:val="002C79E9"/>
    <w:rsid w:val="002D04D4"/>
    <w:rsid w:val="002E52F9"/>
    <w:rsid w:val="002F0BD6"/>
    <w:rsid w:val="00300429"/>
    <w:rsid w:val="003079D4"/>
    <w:rsid w:val="00310A54"/>
    <w:rsid w:val="003165C8"/>
    <w:rsid w:val="0032446B"/>
    <w:rsid w:val="00324596"/>
    <w:rsid w:val="00327A2C"/>
    <w:rsid w:val="00330A8B"/>
    <w:rsid w:val="00336D94"/>
    <w:rsid w:val="00340E4E"/>
    <w:rsid w:val="00363E44"/>
    <w:rsid w:val="003730C7"/>
    <w:rsid w:val="0037673B"/>
    <w:rsid w:val="00381C6F"/>
    <w:rsid w:val="003825CD"/>
    <w:rsid w:val="00383D48"/>
    <w:rsid w:val="003A25B8"/>
    <w:rsid w:val="003B097A"/>
    <w:rsid w:val="003C0A79"/>
    <w:rsid w:val="003D0A28"/>
    <w:rsid w:val="003D2F23"/>
    <w:rsid w:val="003E334A"/>
    <w:rsid w:val="003E6193"/>
    <w:rsid w:val="00430604"/>
    <w:rsid w:val="004434E6"/>
    <w:rsid w:val="00444B53"/>
    <w:rsid w:val="00452910"/>
    <w:rsid w:val="004611CD"/>
    <w:rsid w:val="00464E87"/>
    <w:rsid w:val="004659DC"/>
    <w:rsid w:val="0046658A"/>
    <w:rsid w:val="00483DBA"/>
    <w:rsid w:val="00487311"/>
    <w:rsid w:val="00493642"/>
    <w:rsid w:val="00495E18"/>
    <w:rsid w:val="004A1FCC"/>
    <w:rsid w:val="004C57D7"/>
    <w:rsid w:val="004D0227"/>
    <w:rsid w:val="004D43C3"/>
    <w:rsid w:val="004E071C"/>
    <w:rsid w:val="004E2FA1"/>
    <w:rsid w:val="004E4CC5"/>
    <w:rsid w:val="004F41EB"/>
    <w:rsid w:val="004F7ECA"/>
    <w:rsid w:val="00512F7D"/>
    <w:rsid w:val="0052270B"/>
    <w:rsid w:val="00527958"/>
    <w:rsid w:val="00533EDA"/>
    <w:rsid w:val="005353BC"/>
    <w:rsid w:val="00541B47"/>
    <w:rsid w:val="00546A5F"/>
    <w:rsid w:val="005544CB"/>
    <w:rsid w:val="005556FD"/>
    <w:rsid w:val="005601A9"/>
    <w:rsid w:val="005628D8"/>
    <w:rsid w:val="005800A7"/>
    <w:rsid w:val="005978DC"/>
    <w:rsid w:val="005A1D33"/>
    <w:rsid w:val="005A3C75"/>
    <w:rsid w:val="005A6C73"/>
    <w:rsid w:val="005B6F51"/>
    <w:rsid w:val="005F3DDE"/>
    <w:rsid w:val="005F6B5A"/>
    <w:rsid w:val="00607A9D"/>
    <w:rsid w:val="00615805"/>
    <w:rsid w:val="00624D6D"/>
    <w:rsid w:val="00630419"/>
    <w:rsid w:val="0063449F"/>
    <w:rsid w:val="00645EC2"/>
    <w:rsid w:val="0067314A"/>
    <w:rsid w:val="006817AF"/>
    <w:rsid w:val="00692BD8"/>
    <w:rsid w:val="006A41A0"/>
    <w:rsid w:val="006B62FF"/>
    <w:rsid w:val="006B6AEB"/>
    <w:rsid w:val="006F2787"/>
    <w:rsid w:val="006F4742"/>
    <w:rsid w:val="0071492D"/>
    <w:rsid w:val="00717F70"/>
    <w:rsid w:val="00734FC2"/>
    <w:rsid w:val="00744ED9"/>
    <w:rsid w:val="007458B8"/>
    <w:rsid w:val="00754156"/>
    <w:rsid w:val="007600F2"/>
    <w:rsid w:val="00770806"/>
    <w:rsid w:val="007907FC"/>
    <w:rsid w:val="007A0C1E"/>
    <w:rsid w:val="007C48A0"/>
    <w:rsid w:val="007C5FFA"/>
    <w:rsid w:val="007D1CF8"/>
    <w:rsid w:val="007D2514"/>
    <w:rsid w:val="007D2CE2"/>
    <w:rsid w:val="007E3780"/>
    <w:rsid w:val="007F27C2"/>
    <w:rsid w:val="00805C31"/>
    <w:rsid w:val="00816586"/>
    <w:rsid w:val="00816C4B"/>
    <w:rsid w:val="00841795"/>
    <w:rsid w:val="008639E0"/>
    <w:rsid w:val="00863D77"/>
    <w:rsid w:val="008749E6"/>
    <w:rsid w:val="00880FD5"/>
    <w:rsid w:val="008876AA"/>
    <w:rsid w:val="00894749"/>
    <w:rsid w:val="008B59A6"/>
    <w:rsid w:val="008B6DF3"/>
    <w:rsid w:val="008D1195"/>
    <w:rsid w:val="008D1D66"/>
    <w:rsid w:val="008D29EE"/>
    <w:rsid w:val="008D675E"/>
    <w:rsid w:val="008E26E2"/>
    <w:rsid w:val="008E3394"/>
    <w:rsid w:val="008E6C38"/>
    <w:rsid w:val="008E776C"/>
    <w:rsid w:val="008F2D56"/>
    <w:rsid w:val="00903564"/>
    <w:rsid w:val="0090731E"/>
    <w:rsid w:val="00911A90"/>
    <w:rsid w:val="009150BE"/>
    <w:rsid w:val="00917AAC"/>
    <w:rsid w:val="00930050"/>
    <w:rsid w:val="009422E9"/>
    <w:rsid w:val="00952873"/>
    <w:rsid w:val="00955FDA"/>
    <w:rsid w:val="009568A4"/>
    <w:rsid w:val="0096528E"/>
    <w:rsid w:val="00977123"/>
    <w:rsid w:val="0097794F"/>
    <w:rsid w:val="009A0107"/>
    <w:rsid w:val="009A72B6"/>
    <w:rsid w:val="009C2F40"/>
    <w:rsid w:val="009D0F6A"/>
    <w:rsid w:val="009E5634"/>
    <w:rsid w:val="009F3542"/>
    <w:rsid w:val="009F6735"/>
    <w:rsid w:val="00A436B6"/>
    <w:rsid w:val="00A5761E"/>
    <w:rsid w:val="00A626FF"/>
    <w:rsid w:val="00A76D83"/>
    <w:rsid w:val="00A8123B"/>
    <w:rsid w:val="00A82E53"/>
    <w:rsid w:val="00A83985"/>
    <w:rsid w:val="00A87C47"/>
    <w:rsid w:val="00A95D7C"/>
    <w:rsid w:val="00AA4399"/>
    <w:rsid w:val="00AB611B"/>
    <w:rsid w:val="00AD0BAE"/>
    <w:rsid w:val="00AE2D46"/>
    <w:rsid w:val="00AE384F"/>
    <w:rsid w:val="00AF3353"/>
    <w:rsid w:val="00AF56F3"/>
    <w:rsid w:val="00B00EB9"/>
    <w:rsid w:val="00B03B2D"/>
    <w:rsid w:val="00B16132"/>
    <w:rsid w:val="00B210B7"/>
    <w:rsid w:val="00B32B49"/>
    <w:rsid w:val="00B370E0"/>
    <w:rsid w:val="00B40797"/>
    <w:rsid w:val="00B43168"/>
    <w:rsid w:val="00B437BD"/>
    <w:rsid w:val="00B55CC8"/>
    <w:rsid w:val="00B73890"/>
    <w:rsid w:val="00B817EB"/>
    <w:rsid w:val="00B82F23"/>
    <w:rsid w:val="00B84869"/>
    <w:rsid w:val="00B9652C"/>
    <w:rsid w:val="00BB21C8"/>
    <w:rsid w:val="00BC3C3B"/>
    <w:rsid w:val="00BE1493"/>
    <w:rsid w:val="00C10E6D"/>
    <w:rsid w:val="00C12E9E"/>
    <w:rsid w:val="00C36C9F"/>
    <w:rsid w:val="00C53FB7"/>
    <w:rsid w:val="00C61DD1"/>
    <w:rsid w:val="00C74D55"/>
    <w:rsid w:val="00CA5BDA"/>
    <w:rsid w:val="00CB314E"/>
    <w:rsid w:val="00CB684A"/>
    <w:rsid w:val="00CC74B8"/>
    <w:rsid w:val="00CD3827"/>
    <w:rsid w:val="00CD706E"/>
    <w:rsid w:val="00CD7DF4"/>
    <w:rsid w:val="00CE15E0"/>
    <w:rsid w:val="00CE4B07"/>
    <w:rsid w:val="00D16906"/>
    <w:rsid w:val="00D26554"/>
    <w:rsid w:val="00D33B26"/>
    <w:rsid w:val="00D36911"/>
    <w:rsid w:val="00D406E3"/>
    <w:rsid w:val="00D51A18"/>
    <w:rsid w:val="00D61F93"/>
    <w:rsid w:val="00D73F7F"/>
    <w:rsid w:val="00D803DA"/>
    <w:rsid w:val="00DA08AD"/>
    <w:rsid w:val="00DC6A1D"/>
    <w:rsid w:val="00DD346C"/>
    <w:rsid w:val="00DF7651"/>
    <w:rsid w:val="00E07900"/>
    <w:rsid w:val="00E12B96"/>
    <w:rsid w:val="00E13687"/>
    <w:rsid w:val="00E213C9"/>
    <w:rsid w:val="00E3484C"/>
    <w:rsid w:val="00E50761"/>
    <w:rsid w:val="00E65E08"/>
    <w:rsid w:val="00E666CA"/>
    <w:rsid w:val="00E80A3D"/>
    <w:rsid w:val="00E84C7A"/>
    <w:rsid w:val="00EA011A"/>
    <w:rsid w:val="00EA67B4"/>
    <w:rsid w:val="00EC5580"/>
    <w:rsid w:val="00ED4766"/>
    <w:rsid w:val="00EE7D14"/>
    <w:rsid w:val="00EF5ECA"/>
    <w:rsid w:val="00F12823"/>
    <w:rsid w:val="00F2799B"/>
    <w:rsid w:val="00F30F83"/>
    <w:rsid w:val="00F357B1"/>
    <w:rsid w:val="00F42434"/>
    <w:rsid w:val="00F4699A"/>
    <w:rsid w:val="00F4733C"/>
    <w:rsid w:val="00F61D36"/>
    <w:rsid w:val="00F61FED"/>
    <w:rsid w:val="00F75D46"/>
    <w:rsid w:val="00FA1CB8"/>
    <w:rsid w:val="00FA3A4A"/>
    <w:rsid w:val="00FC50EE"/>
    <w:rsid w:val="00FD40D0"/>
    <w:rsid w:val="00FE4FC9"/>
    <w:rsid w:val="00FE7366"/>
    <w:rsid w:val="00FF1BEF"/>
    <w:rsid w:val="00FF30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95D7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458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7539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95D7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95D7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95D7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95D7C"/>
    <w:pPr>
      <w:outlineLvl w:val="9"/>
    </w:pPr>
    <w:rPr>
      <w:lang w:eastAsia="ja-JP"/>
    </w:rPr>
  </w:style>
  <w:style w:type="paragraph" w:styleId="BalloonText">
    <w:name w:val="Balloon Text"/>
    <w:basedOn w:val="Normal"/>
    <w:link w:val="BalloonTextChar"/>
    <w:uiPriority w:val="99"/>
    <w:semiHidden/>
    <w:unhideWhenUsed/>
    <w:rsid w:val="00A95D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5D7C"/>
    <w:rPr>
      <w:rFonts w:ascii="Tahoma" w:hAnsi="Tahoma" w:cs="Tahoma"/>
      <w:sz w:val="16"/>
      <w:szCs w:val="16"/>
    </w:rPr>
  </w:style>
  <w:style w:type="paragraph" w:styleId="TOC1">
    <w:name w:val="toc 1"/>
    <w:basedOn w:val="Normal"/>
    <w:next w:val="Normal"/>
    <w:autoRedefine/>
    <w:uiPriority w:val="39"/>
    <w:unhideWhenUsed/>
    <w:rsid w:val="007D2514"/>
    <w:pPr>
      <w:spacing w:after="100"/>
    </w:pPr>
  </w:style>
  <w:style w:type="character" w:styleId="Hyperlink">
    <w:name w:val="Hyperlink"/>
    <w:basedOn w:val="DefaultParagraphFont"/>
    <w:uiPriority w:val="99"/>
    <w:unhideWhenUsed/>
    <w:rsid w:val="007D2514"/>
    <w:rPr>
      <w:color w:val="0000FF" w:themeColor="hyperlink"/>
      <w:u w:val="single"/>
    </w:rPr>
  </w:style>
  <w:style w:type="character" w:customStyle="1" w:styleId="Heading2Char">
    <w:name w:val="Heading 2 Char"/>
    <w:basedOn w:val="DefaultParagraphFont"/>
    <w:link w:val="Heading2"/>
    <w:uiPriority w:val="9"/>
    <w:rsid w:val="007458B8"/>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7458B8"/>
    <w:pPr>
      <w:spacing w:after="100"/>
      <w:ind w:left="220"/>
    </w:pPr>
  </w:style>
  <w:style w:type="paragraph" w:styleId="ListParagraph">
    <w:name w:val="List Paragraph"/>
    <w:basedOn w:val="Normal"/>
    <w:uiPriority w:val="34"/>
    <w:qFormat/>
    <w:rsid w:val="00495E18"/>
    <w:pPr>
      <w:ind w:left="720"/>
      <w:contextualSpacing/>
    </w:pPr>
  </w:style>
  <w:style w:type="character" w:customStyle="1" w:styleId="Heading3Char">
    <w:name w:val="Heading 3 Char"/>
    <w:basedOn w:val="DefaultParagraphFont"/>
    <w:link w:val="Heading3"/>
    <w:uiPriority w:val="9"/>
    <w:rsid w:val="00275394"/>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275394"/>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95D7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458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7539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95D7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95D7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95D7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95D7C"/>
    <w:pPr>
      <w:outlineLvl w:val="9"/>
    </w:pPr>
    <w:rPr>
      <w:lang w:eastAsia="ja-JP"/>
    </w:rPr>
  </w:style>
  <w:style w:type="paragraph" w:styleId="BalloonText">
    <w:name w:val="Balloon Text"/>
    <w:basedOn w:val="Normal"/>
    <w:link w:val="BalloonTextChar"/>
    <w:uiPriority w:val="99"/>
    <w:semiHidden/>
    <w:unhideWhenUsed/>
    <w:rsid w:val="00A95D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5D7C"/>
    <w:rPr>
      <w:rFonts w:ascii="Tahoma" w:hAnsi="Tahoma" w:cs="Tahoma"/>
      <w:sz w:val="16"/>
      <w:szCs w:val="16"/>
    </w:rPr>
  </w:style>
  <w:style w:type="paragraph" w:styleId="TOC1">
    <w:name w:val="toc 1"/>
    <w:basedOn w:val="Normal"/>
    <w:next w:val="Normal"/>
    <w:autoRedefine/>
    <w:uiPriority w:val="39"/>
    <w:unhideWhenUsed/>
    <w:rsid w:val="007D2514"/>
    <w:pPr>
      <w:spacing w:after="100"/>
    </w:pPr>
  </w:style>
  <w:style w:type="character" w:styleId="Hyperlink">
    <w:name w:val="Hyperlink"/>
    <w:basedOn w:val="DefaultParagraphFont"/>
    <w:uiPriority w:val="99"/>
    <w:unhideWhenUsed/>
    <w:rsid w:val="007D2514"/>
    <w:rPr>
      <w:color w:val="0000FF" w:themeColor="hyperlink"/>
      <w:u w:val="single"/>
    </w:rPr>
  </w:style>
  <w:style w:type="character" w:customStyle="1" w:styleId="Heading2Char">
    <w:name w:val="Heading 2 Char"/>
    <w:basedOn w:val="DefaultParagraphFont"/>
    <w:link w:val="Heading2"/>
    <w:uiPriority w:val="9"/>
    <w:rsid w:val="007458B8"/>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7458B8"/>
    <w:pPr>
      <w:spacing w:after="100"/>
      <w:ind w:left="220"/>
    </w:pPr>
  </w:style>
  <w:style w:type="paragraph" w:styleId="ListParagraph">
    <w:name w:val="List Paragraph"/>
    <w:basedOn w:val="Normal"/>
    <w:uiPriority w:val="34"/>
    <w:qFormat/>
    <w:rsid w:val="00495E18"/>
    <w:pPr>
      <w:ind w:left="720"/>
      <w:contextualSpacing/>
    </w:pPr>
  </w:style>
  <w:style w:type="character" w:customStyle="1" w:styleId="Heading3Char">
    <w:name w:val="Heading 3 Char"/>
    <w:basedOn w:val="DefaultParagraphFont"/>
    <w:link w:val="Heading3"/>
    <w:uiPriority w:val="9"/>
    <w:rsid w:val="00275394"/>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27539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15907">
      <w:bodyDiv w:val="1"/>
      <w:marLeft w:val="0"/>
      <w:marRight w:val="0"/>
      <w:marTop w:val="0"/>
      <w:marBottom w:val="0"/>
      <w:divBdr>
        <w:top w:val="none" w:sz="0" w:space="0" w:color="auto"/>
        <w:left w:val="none" w:sz="0" w:space="0" w:color="auto"/>
        <w:bottom w:val="none" w:sz="0" w:space="0" w:color="auto"/>
        <w:right w:val="none" w:sz="0" w:space="0" w:color="auto"/>
      </w:divBdr>
      <w:divsChild>
        <w:div w:id="654260853">
          <w:marLeft w:val="720"/>
          <w:marRight w:val="0"/>
          <w:marTop w:val="143"/>
          <w:marBottom w:val="0"/>
          <w:divBdr>
            <w:top w:val="none" w:sz="0" w:space="0" w:color="auto"/>
            <w:left w:val="none" w:sz="0" w:space="0" w:color="auto"/>
            <w:bottom w:val="none" w:sz="0" w:space="0" w:color="auto"/>
            <w:right w:val="none" w:sz="0" w:space="0" w:color="auto"/>
          </w:divBdr>
        </w:div>
        <w:div w:id="245575199">
          <w:marLeft w:val="720"/>
          <w:marRight w:val="0"/>
          <w:marTop w:val="143"/>
          <w:marBottom w:val="0"/>
          <w:divBdr>
            <w:top w:val="none" w:sz="0" w:space="0" w:color="auto"/>
            <w:left w:val="none" w:sz="0" w:space="0" w:color="auto"/>
            <w:bottom w:val="none" w:sz="0" w:space="0" w:color="auto"/>
            <w:right w:val="none" w:sz="0" w:space="0" w:color="auto"/>
          </w:divBdr>
        </w:div>
        <w:div w:id="1358504198">
          <w:marLeft w:val="720"/>
          <w:marRight w:val="0"/>
          <w:marTop w:val="143"/>
          <w:marBottom w:val="0"/>
          <w:divBdr>
            <w:top w:val="none" w:sz="0" w:space="0" w:color="auto"/>
            <w:left w:val="none" w:sz="0" w:space="0" w:color="auto"/>
            <w:bottom w:val="none" w:sz="0" w:space="0" w:color="auto"/>
            <w:right w:val="none" w:sz="0" w:space="0" w:color="auto"/>
          </w:divBdr>
        </w:div>
      </w:divsChild>
    </w:div>
    <w:div w:id="79642063">
      <w:bodyDiv w:val="1"/>
      <w:marLeft w:val="0"/>
      <w:marRight w:val="0"/>
      <w:marTop w:val="0"/>
      <w:marBottom w:val="0"/>
      <w:divBdr>
        <w:top w:val="none" w:sz="0" w:space="0" w:color="auto"/>
        <w:left w:val="none" w:sz="0" w:space="0" w:color="auto"/>
        <w:bottom w:val="none" w:sz="0" w:space="0" w:color="auto"/>
        <w:right w:val="none" w:sz="0" w:space="0" w:color="auto"/>
      </w:divBdr>
      <w:divsChild>
        <w:div w:id="362362968">
          <w:marLeft w:val="720"/>
          <w:marRight w:val="0"/>
          <w:marTop w:val="143"/>
          <w:marBottom w:val="0"/>
          <w:divBdr>
            <w:top w:val="none" w:sz="0" w:space="0" w:color="auto"/>
            <w:left w:val="none" w:sz="0" w:space="0" w:color="auto"/>
            <w:bottom w:val="none" w:sz="0" w:space="0" w:color="auto"/>
            <w:right w:val="none" w:sz="0" w:space="0" w:color="auto"/>
          </w:divBdr>
        </w:div>
        <w:div w:id="912277025">
          <w:marLeft w:val="720"/>
          <w:marRight w:val="0"/>
          <w:marTop w:val="143"/>
          <w:marBottom w:val="0"/>
          <w:divBdr>
            <w:top w:val="none" w:sz="0" w:space="0" w:color="auto"/>
            <w:left w:val="none" w:sz="0" w:space="0" w:color="auto"/>
            <w:bottom w:val="none" w:sz="0" w:space="0" w:color="auto"/>
            <w:right w:val="none" w:sz="0" w:space="0" w:color="auto"/>
          </w:divBdr>
        </w:div>
        <w:div w:id="1790659285">
          <w:marLeft w:val="720"/>
          <w:marRight w:val="0"/>
          <w:marTop w:val="143"/>
          <w:marBottom w:val="0"/>
          <w:divBdr>
            <w:top w:val="none" w:sz="0" w:space="0" w:color="auto"/>
            <w:left w:val="none" w:sz="0" w:space="0" w:color="auto"/>
            <w:bottom w:val="none" w:sz="0" w:space="0" w:color="auto"/>
            <w:right w:val="none" w:sz="0" w:space="0" w:color="auto"/>
          </w:divBdr>
        </w:div>
        <w:div w:id="1195849892">
          <w:marLeft w:val="1253"/>
          <w:marRight w:val="0"/>
          <w:marTop w:val="126"/>
          <w:marBottom w:val="0"/>
          <w:divBdr>
            <w:top w:val="none" w:sz="0" w:space="0" w:color="auto"/>
            <w:left w:val="none" w:sz="0" w:space="0" w:color="auto"/>
            <w:bottom w:val="none" w:sz="0" w:space="0" w:color="auto"/>
            <w:right w:val="none" w:sz="0" w:space="0" w:color="auto"/>
          </w:divBdr>
        </w:div>
        <w:div w:id="1853955784">
          <w:marLeft w:val="1253"/>
          <w:marRight w:val="0"/>
          <w:marTop w:val="126"/>
          <w:marBottom w:val="0"/>
          <w:divBdr>
            <w:top w:val="none" w:sz="0" w:space="0" w:color="auto"/>
            <w:left w:val="none" w:sz="0" w:space="0" w:color="auto"/>
            <w:bottom w:val="none" w:sz="0" w:space="0" w:color="auto"/>
            <w:right w:val="none" w:sz="0" w:space="0" w:color="auto"/>
          </w:divBdr>
        </w:div>
        <w:div w:id="290786275">
          <w:marLeft w:val="1253"/>
          <w:marRight w:val="0"/>
          <w:marTop w:val="126"/>
          <w:marBottom w:val="0"/>
          <w:divBdr>
            <w:top w:val="none" w:sz="0" w:space="0" w:color="auto"/>
            <w:left w:val="none" w:sz="0" w:space="0" w:color="auto"/>
            <w:bottom w:val="none" w:sz="0" w:space="0" w:color="auto"/>
            <w:right w:val="none" w:sz="0" w:space="0" w:color="auto"/>
          </w:divBdr>
        </w:div>
        <w:div w:id="2012221656">
          <w:marLeft w:val="1253"/>
          <w:marRight w:val="0"/>
          <w:marTop w:val="126"/>
          <w:marBottom w:val="0"/>
          <w:divBdr>
            <w:top w:val="none" w:sz="0" w:space="0" w:color="auto"/>
            <w:left w:val="none" w:sz="0" w:space="0" w:color="auto"/>
            <w:bottom w:val="none" w:sz="0" w:space="0" w:color="auto"/>
            <w:right w:val="none" w:sz="0" w:space="0" w:color="auto"/>
          </w:divBdr>
        </w:div>
        <w:div w:id="1788549105">
          <w:marLeft w:val="1253"/>
          <w:marRight w:val="0"/>
          <w:marTop w:val="126"/>
          <w:marBottom w:val="0"/>
          <w:divBdr>
            <w:top w:val="none" w:sz="0" w:space="0" w:color="auto"/>
            <w:left w:val="none" w:sz="0" w:space="0" w:color="auto"/>
            <w:bottom w:val="none" w:sz="0" w:space="0" w:color="auto"/>
            <w:right w:val="none" w:sz="0" w:space="0" w:color="auto"/>
          </w:divBdr>
        </w:div>
      </w:divsChild>
    </w:div>
    <w:div w:id="795637613">
      <w:bodyDiv w:val="1"/>
      <w:marLeft w:val="0"/>
      <w:marRight w:val="0"/>
      <w:marTop w:val="0"/>
      <w:marBottom w:val="0"/>
      <w:divBdr>
        <w:top w:val="none" w:sz="0" w:space="0" w:color="auto"/>
        <w:left w:val="none" w:sz="0" w:space="0" w:color="auto"/>
        <w:bottom w:val="none" w:sz="0" w:space="0" w:color="auto"/>
        <w:right w:val="none" w:sz="0" w:space="0" w:color="auto"/>
      </w:divBdr>
      <w:divsChild>
        <w:div w:id="2136482067">
          <w:marLeft w:val="720"/>
          <w:marRight w:val="0"/>
          <w:marTop w:val="143"/>
          <w:marBottom w:val="0"/>
          <w:divBdr>
            <w:top w:val="none" w:sz="0" w:space="0" w:color="auto"/>
            <w:left w:val="none" w:sz="0" w:space="0" w:color="auto"/>
            <w:bottom w:val="none" w:sz="0" w:space="0" w:color="auto"/>
            <w:right w:val="none" w:sz="0" w:space="0" w:color="auto"/>
          </w:divBdr>
        </w:div>
        <w:div w:id="271477945">
          <w:marLeft w:val="720"/>
          <w:marRight w:val="0"/>
          <w:marTop w:val="143"/>
          <w:marBottom w:val="0"/>
          <w:divBdr>
            <w:top w:val="none" w:sz="0" w:space="0" w:color="auto"/>
            <w:left w:val="none" w:sz="0" w:space="0" w:color="auto"/>
            <w:bottom w:val="none" w:sz="0" w:space="0" w:color="auto"/>
            <w:right w:val="none" w:sz="0" w:space="0" w:color="auto"/>
          </w:divBdr>
        </w:div>
      </w:divsChild>
    </w:div>
    <w:div w:id="1003317645">
      <w:bodyDiv w:val="1"/>
      <w:marLeft w:val="0"/>
      <w:marRight w:val="0"/>
      <w:marTop w:val="0"/>
      <w:marBottom w:val="0"/>
      <w:divBdr>
        <w:top w:val="none" w:sz="0" w:space="0" w:color="auto"/>
        <w:left w:val="none" w:sz="0" w:space="0" w:color="auto"/>
        <w:bottom w:val="none" w:sz="0" w:space="0" w:color="auto"/>
        <w:right w:val="none" w:sz="0" w:space="0" w:color="auto"/>
      </w:divBdr>
    </w:div>
    <w:div w:id="1087846060">
      <w:bodyDiv w:val="1"/>
      <w:marLeft w:val="0"/>
      <w:marRight w:val="0"/>
      <w:marTop w:val="0"/>
      <w:marBottom w:val="0"/>
      <w:divBdr>
        <w:top w:val="none" w:sz="0" w:space="0" w:color="auto"/>
        <w:left w:val="none" w:sz="0" w:space="0" w:color="auto"/>
        <w:bottom w:val="none" w:sz="0" w:space="0" w:color="auto"/>
        <w:right w:val="none" w:sz="0" w:space="0" w:color="auto"/>
      </w:divBdr>
      <w:divsChild>
        <w:div w:id="1325205203">
          <w:marLeft w:val="720"/>
          <w:marRight w:val="0"/>
          <w:marTop w:val="143"/>
          <w:marBottom w:val="0"/>
          <w:divBdr>
            <w:top w:val="none" w:sz="0" w:space="0" w:color="auto"/>
            <w:left w:val="none" w:sz="0" w:space="0" w:color="auto"/>
            <w:bottom w:val="none" w:sz="0" w:space="0" w:color="auto"/>
            <w:right w:val="none" w:sz="0" w:space="0" w:color="auto"/>
          </w:divBdr>
        </w:div>
        <w:div w:id="707922629">
          <w:marLeft w:val="720"/>
          <w:marRight w:val="0"/>
          <w:marTop w:val="143"/>
          <w:marBottom w:val="0"/>
          <w:divBdr>
            <w:top w:val="none" w:sz="0" w:space="0" w:color="auto"/>
            <w:left w:val="none" w:sz="0" w:space="0" w:color="auto"/>
            <w:bottom w:val="none" w:sz="0" w:space="0" w:color="auto"/>
            <w:right w:val="none" w:sz="0" w:space="0" w:color="auto"/>
          </w:divBdr>
        </w:div>
      </w:divsChild>
    </w:div>
    <w:div w:id="1386297442">
      <w:bodyDiv w:val="1"/>
      <w:marLeft w:val="0"/>
      <w:marRight w:val="0"/>
      <w:marTop w:val="0"/>
      <w:marBottom w:val="0"/>
      <w:divBdr>
        <w:top w:val="none" w:sz="0" w:space="0" w:color="auto"/>
        <w:left w:val="none" w:sz="0" w:space="0" w:color="auto"/>
        <w:bottom w:val="none" w:sz="0" w:space="0" w:color="auto"/>
        <w:right w:val="none" w:sz="0" w:space="0" w:color="auto"/>
      </w:divBdr>
      <w:divsChild>
        <w:div w:id="2069523538">
          <w:marLeft w:val="720"/>
          <w:marRight w:val="0"/>
          <w:marTop w:val="143"/>
          <w:marBottom w:val="0"/>
          <w:divBdr>
            <w:top w:val="none" w:sz="0" w:space="0" w:color="auto"/>
            <w:left w:val="none" w:sz="0" w:space="0" w:color="auto"/>
            <w:bottom w:val="none" w:sz="0" w:space="0" w:color="auto"/>
            <w:right w:val="none" w:sz="0" w:space="0" w:color="auto"/>
          </w:divBdr>
        </w:div>
        <w:div w:id="1362323809">
          <w:marLeft w:val="720"/>
          <w:marRight w:val="0"/>
          <w:marTop w:val="143"/>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PowerPoint_Slide2.sldx"/><Relationship Id="rId3" Type="http://schemas.openxmlformats.org/officeDocument/2006/relationships/styles" Target="styles.xml"/><Relationship Id="rId7" Type="http://schemas.openxmlformats.org/officeDocument/2006/relationships/hyperlink" Target="https://www.alljoyn.org/docs-and-downloads" TargetMode="External"/><Relationship Id="rId12" Type="http://schemas.openxmlformats.org/officeDocument/2006/relationships/image" Target="media/image4.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PowerPoint_Slide1.sldx"/><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3.emf"/><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D17FF-2095-4352-97A6-76A7E72B4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2144</TotalTime>
  <Pages>15</Pages>
  <Words>3514</Words>
  <Characters>20030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Qualcomm Incorporated</Company>
  <LinksUpToDate>false</LinksUpToDate>
  <CharactersWithSpaces>23498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Qualcomm User</dc:creator>
  <cp:lastModifiedBy>David Diplock</cp:lastModifiedBy>
  <cp:revision>260</cp:revision>
  <dcterms:created xsi:type="dcterms:W3CDTF">2012-11-19T21:41:00Z</dcterms:created>
  <dcterms:modified xsi:type="dcterms:W3CDTF">2013-01-03T00:15:00Z</dcterms:modified>
</cp:coreProperties>
</file>